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mallCaps w:val="0"/>
          <w:spacing w:val="0"/>
          <w:sz w:val="20"/>
          <w:szCs w:val="20"/>
        </w:rPr>
        <w:id w:val="1803261530"/>
        <w:docPartObj>
          <w:docPartGallery w:val="Table of Contents"/>
          <w:docPartUnique/>
        </w:docPartObj>
      </w:sdtPr>
      <w:sdtEndPr>
        <w:rPr>
          <w:b/>
          <w:bCs/>
          <w:noProof/>
          <w:sz w:val="24"/>
          <w:szCs w:val="24"/>
        </w:rPr>
      </w:sdtEndPr>
      <w:sdtContent>
        <w:p w14:paraId="619147F5" w14:textId="191E2D54" w:rsidR="00081772" w:rsidRDefault="00081772">
          <w:pPr>
            <w:pStyle w:val="TtuloTDC"/>
          </w:pPr>
          <w:r>
            <w:t>Table of Contents</w:t>
          </w:r>
        </w:p>
        <w:p w14:paraId="4F308490" w14:textId="77777777" w:rsidR="00EA273B" w:rsidRDefault="00081772">
          <w:pPr>
            <w:pStyle w:val="TDC1"/>
            <w:tabs>
              <w:tab w:val="left" w:pos="600"/>
              <w:tab w:val="right" w:leader="dot" w:pos="9350"/>
            </w:tabs>
            <w:rPr>
              <w:rFonts w:asciiTheme="minorHAnsi" w:hAnsiTheme="minorHAnsi" w:cstheme="minorBidi"/>
              <w:b w:val="0"/>
              <w:bCs w:val="0"/>
              <w:noProof/>
            </w:rPr>
          </w:pPr>
          <w:r>
            <w:rPr>
              <w:b w:val="0"/>
              <w:bCs w:val="0"/>
            </w:rPr>
            <w:fldChar w:fldCharType="begin"/>
          </w:r>
          <w:r>
            <w:instrText xml:space="preserve"> TOC \o "1-3" \h \z \u </w:instrText>
          </w:r>
          <w:r>
            <w:rPr>
              <w:b w:val="0"/>
              <w:bCs w:val="0"/>
            </w:rPr>
            <w:fldChar w:fldCharType="separate"/>
          </w:r>
          <w:hyperlink w:anchor="_Toc482897499" w:history="1">
            <w:r w:rsidR="00EA273B" w:rsidRPr="00231B3A">
              <w:rPr>
                <w:rStyle w:val="Hipervnculo"/>
                <w:noProof/>
              </w:rPr>
              <w:t>1.</w:t>
            </w:r>
            <w:r w:rsidR="00EA273B">
              <w:rPr>
                <w:rFonts w:asciiTheme="minorHAnsi" w:hAnsiTheme="minorHAnsi" w:cstheme="minorBidi"/>
                <w:b w:val="0"/>
                <w:bCs w:val="0"/>
                <w:noProof/>
              </w:rPr>
              <w:tab/>
            </w:r>
            <w:r w:rsidR="00EA273B" w:rsidRPr="00231B3A">
              <w:rPr>
                <w:rStyle w:val="Hipervnculo"/>
                <w:noProof/>
              </w:rPr>
              <w:t>Infrastructure</w:t>
            </w:r>
            <w:r w:rsidR="00EA273B">
              <w:rPr>
                <w:noProof/>
                <w:webHidden/>
              </w:rPr>
              <w:tab/>
            </w:r>
            <w:r w:rsidR="00EA273B">
              <w:rPr>
                <w:noProof/>
                <w:webHidden/>
              </w:rPr>
              <w:fldChar w:fldCharType="begin"/>
            </w:r>
            <w:r w:rsidR="00EA273B">
              <w:rPr>
                <w:noProof/>
                <w:webHidden/>
              </w:rPr>
              <w:instrText xml:space="preserve"> PAGEREF _Toc482897499 \h </w:instrText>
            </w:r>
            <w:r w:rsidR="00EA273B">
              <w:rPr>
                <w:noProof/>
                <w:webHidden/>
              </w:rPr>
            </w:r>
            <w:r w:rsidR="00EA273B">
              <w:rPr>
                <w:noProof/>
                <w:webHidden/>
              </w:rPr>
              <w:fldChar w:fldCharType="separate"/>
            </w:r>
            <w:r w:rsidR="00EA273B">
              <w:rPr>
                <w:noProof/>
                <w:webHidden/>
              </w:rPr>
              <w:t>4</w:t>
            </w:r>
            <w:r w:rsidR="00EA273B">
              <w:rPr>
                <w:noProof/>
                <w:webHidden/>
              </w:rPr>
              <w:fldChar w:fldCharType="end"/>
            </w:r>
          </w:hyperlink>
        </w:p>
        <w:p w14:paraId="135A58CA"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00" w:history="1">
            <w:r w:rsidR="00EA273B" w:rsidRPr="00231B3A">
              <w:rPr>
                <w:rStyle w:val="Hipervnculo"/>
                <w:noProof/>
              </w:rPr>
              <w:t>2.</w:t>
            </w:r>
            <w:r w:rsidR="00EA273B">
              <w:rPr>
                <w:rFonts w:asciiTheme="minorHAnsi" w:hAnsiTheme="minorHAnsi" w:cstheme="minorBidi"/>
                <w:b w:val="0"/>
                <w:bCs w:val="0"/>
                <w:noProof/>
              </w:rPr>
              <w:tab/>
            </w:r>
            <w:r w:rsidR="00EA273B" w:rsidRPr="00231B3A">
              <w:rPr>
                <w:rStyle w:val="Hipervnculo"/>
                <w:noProof/>
              </w:rPr>
              <w:t>System Architecture</w:t>
            </w:r>
            <w:r w:rsidR="00EA273B">
              <w:rPr>
                <w:noProof/>
                <w:webHidden/>
              </w:rPr>
              <w:tab/>
            </w:r>
            <w:r w:rsidR="00EA273B">
              <w:rPr>
                <w:noProof/>
                <w:webHidden/>
              </w:rPr>
              <w:fldChar w:fldCharType="begin"/>
            </w:r>
            <w:r w:rsidR="00EA273B">
              <w:rPr>
                <w:noProof/>
                <w:webHidden/>
              </w:rPr>
              <w:instrText xml:space="preserve"> PAGEREF _Toc482897500 \h </w:instrText>
            </w:r>
            <w:r w:rsidR="00EA273B">
              <w:rPr>
                <w:noProof/>
                <w:webHidden/>
              </w:rPr>
            </w:r>
            <w:r w:rsidR="00EA273B">
              <w:rPr>
                <w:noProof/>
                <w:webHidden/>
              </w:rPr>
              <w:fldChar w:fldCharType="separate"/>
            </w:r>
            <w:r w:rsidR="00EA273B">
              <w:rPr>
                <w:noProof/>
                <w:webHidden/>
              </w:rPr>
              <w:t>5</w:t>
            </w:r>
            <w:r w:rsidR="00EA273B">
              <w:rPr>
                <w:noProof/>
                <w:webHidden/>
              </w:rPr>
              <w:fldChar w:fldCharType="end"/>
            </w:r>
          </w:hyperlink>
        </w:p>
        <w:p w14:paraId="0C0CF402"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01" w:history="1">
            <w:r w:rsidR="00EA273B" w:rsidRPr="00231B3A">
              <w:rPr>
                <w:rStyle w:val="Hipervnculo"/>
                <w:noProof/>
              </w:rPr>
              <w:t>a.</w:t>
            </w:r>
            <w:r w:rsidR="00EA273B">
              <w:rPr>
                <w:rFonts w:asciiTheme="minorHAnsi" w:hAnsiTheme="minorHAnsi" w:cstheme="minorBidi"/>
                <w:b w:val="0"/>
                <w:bCs w:val="0"/>
                <w:noProof/>
                <w:sz w:val="24"/>
                <w:szCs w:val="24"/>
              </w:rPr>
              <w:tab/>
            </w:r>
            <w:r w:rsidR="00EA273B" w:rsidRPr="00231B3A">
              <w:rPr>
                <w:rStyle w:val="Hipervnculo"/>
                <w:noProof/>
              </w:rPr>
              <w:t>Cluster Sizing</w:t>
            </w:r>
            <w:r w:rsidR="00EA273B">
              <w:rPr>
                <w:noProof/>
                <w:webHidden/>
              </w:rPr>
              <w:tab/>
            </w:r>
            <w:r w:rsidR="00EA273B">
              <w:rPr>
                <w:noProof/>
                <w:webHidden/>
              </w:rPr>
              <w:fldChar w:fldCharType="begin"/>
            </w:r>
            <w:r w:rsidR="00EA273B">
              <w:rPr>
                <w:noProof/>
                <w:webHidden/>
              </w:rPr>
              <w:instrText xml:space="preserve"> PAGEREF _Toc482897501 \h </w:instrText>
            </w:r>
            <w:r w:rsidR="00EA273B">
              <w:rPr>
                <w:noProof/>
                <w:webHidden/>
              </w:rPr>
            </w:r>
            <w:r w:rsidR="00EA273B">
              <w:rPr>
                <w:noProof/>
                <w:webHidden/>
              </w:rPr>
              <w:fldChar w:fldCharType="separate"/>
            </w:r>
            <w:r w:rsidR="00EA273B">
              <w:rPr>
                <w:noProof/>
                <w:webHidden/>
              </w:rPr>
              <w:t>7</w:t>
            </w:r>
            <w:r w:rsidR="00EA273B">
              <w:rPr>
                <w:noProof/>
                <w:webHidden/>
              </w:rPr>
              <w:fldChar w:fldCharType="end"/>
            </w:r>
          </w:hyperlink>
        </w:p>
        <w:p w14:paraId="67F9B429"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02" w:history="1">
            <w:r w:rsidR="00EA273B" w:rsidRPr="00231B3A">
              <w:rPr>
                <w:rStyle w:val="Hipervnculo"/>
                <w:noProof/>
              </w:rPr>
              <w:t>b.</w:t>
            </w:r>
            <w:r w:rsidR="00EA273B">
              <w:rPr>
                <w:rFonts w:asciiTheme="minorHAnsi" w:hAnsiTheme="minorHAnsi" w:cstheme="minorBidi"/>
                <w:b w:val="0"/>
                <w:bCs w:val="0"/>
                <w:noProof/>
                <w:sz w:val="24"/>
                <w:szCs w:val="24"/>
              </w:rPr>
              <w:tab/>
            </w:r>
            <w:r w:rsidR="00EA273B" w:rsidRPr="00231B3A">
              <w:rPr>
                <w:rStyle w:val="Hipervnculo"/>
                <w:noProof/>
              </w:rPr>
              <w:t>Network Design</w:t>
            </w:r>
            <w:r w:rsidR="00EA273B">
              <w:rPr>
                <w:noProof/>
                <w:webHidden/>
              </w:rPr>
              <w:tab/>
            </w:r>
            <w:r w:rsidR="00EA273B">
              <w:rPr>
                <w:noProof/>
                <w:webHidden/>
              </w:rPr>
              <w:fldChar w:fldCharType="begin"/>
            </w:r>
            <w:r w:rsidR="00EA273B">
              <w:rPr>
                <w:noProof/>
                <w:webHidden/>
              </w:rPr>
              <w:instrText xml:space="preserve"> PAGEREF _Toc482897502 \h </w:instrText>
            </w:r>
            <w:r w:rsidR="00EA273B">
              <w:rPr>
                <w:noProof/>
                <w:webHidden/>
              </w:rPr>
            </w:r>
            <w:r w:rsidR="00EA273B">
              <w:rPr>
                <w:noProof/>
                <w:webHidden/>
              </w:rPr>
              <w:fldChar w:fldCharType="separate"/>
            </w:r>
            <w:r w:rsidR="00EA273B">
              <w:rPr>
                <w:noProof/>
                <w:webHidden/>
              </w:rPr>
              <w:t>7</w:t>
            </w:r>
            <w:r w:rsidR="00EA273B">
              <w:rPr>
                <w:noProof/>
                <w:webHidden/>
              </w:rPr>
              <w:fldChar w:fldCharType="end"/>
            </w:r>
          </w:hyperlink>
        </w:p>
        <w:p w14:paraId="71817503"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03" w:history="1">
            <w:r w:rsidR="00EA273B" w:rsidRPr="00231B3A">
              <w:rPr>
                <w:rStyle w:val="Hipervnculo"/>
                <w:noProof/>
              </w:rPr>
              <w:t>3.</w:t>
            </w:r>
            <w:r w:rsidR="00EA273B">
              <w:rPr>
                <w:rFonts w:asciiTheme="minorHAnsi" w:hAnsiTheme="minorHAnsi" w:cstheme="minorBidi"/>
                <w:b w:val="0"/>
                <w:bCs w:val="0"/>
                <w:noProof/>
              </w:rPr>
              <w:tab/>
            </w:r>
            <w:r w:rsidR="00EA273B" w:rsidRPr="00231B3A">
              <w:rPr>
                <w:rStyle w:val="Hipervnculo"/>
                <w:noProof/>
              </w:rPr>
              <w:t>Operating System</w:t>
            </w:r>
            <w:r w:rsidR="00EA273B">
              <w:rPr>
                <w:noProof/>
                <w:webHidden/>
              </w:rPr>
              <w:tab/>
            </w:r>
            <w:r w:rsidR="00EA273B">
              <w:rPr>
                <w:noProof/>
                <w:webHidden/>
              </w:rPr>
              <w:fldChar w:fldCharType="begin"/>
            </w:r>
            <w:r w:rsidR="00EA273B">
              <w:rPr>
                <w:noProof/>
                <w:webHidden/>
              </w:rPr>
              <w:instrText xml:space="preserve"> PAGEREF _Toc482897503 \h </w:instrText>
            </w:r>
            <w:r w:rsidR="00EA273B">
              <w:rPr>
                <w:noProof/>
                <w:webHidden/>
              </w:rPr>
            </w:r>
            <w:r w:rsidR="00EA273B">
              <w:rPr>
                <w:noProof/>
                <w:webHidden/>
              </w:rPr>
              <w:fldChar w:fldCharType="separate"/>
            </w:r>
            <w:r w:rsidR="00EA273B">
              <w:rPr>
                <w:noProof/>
                <w:webHidden/>
              </w:rPr>
              <w:t>8</w:t>
            </w:r>
            <w:r w:rsidR="00EA273B">
              <w:rPr>
                <w:noProof/>
                <w:webHidden/>
              </w:rPr>
              <w:fldChar w:fldCharType="end"/>
            </w:r>
          </w:hyperlink>
        </w:p>
        <w:p w14:paraId="0E72F86B"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04" w:history="1">
            <w:r w:rsidR="00EA273B" w:rsidRPr="00231B3A">
              <w:rPr>
                <w:rStyle w:val="Hipervnculo"/>
                <w:noProof/>
              </w:rPr>
              <w:t>a.</w:t>
            </w:r>
            <w:r w:rsidR="00EA273B">
              <w:rPr>
                <w:rFonts w:asciiTheme="minorHAnsi" w:hAnsiTheme="minorHAnsi" w:cstheme="minorBidi"/>
                <w:b w:val="0"/>
                <w:bCs w:val="0"/>
                <w:noProof/>
                <w:sz w:val="24"/>
                <w:szCs w:val="24"/>
              </w:rPr>
              <w:tab/>
            </w:r>
            <w:r w:rsidR="00EA273B" w:rsidRPr="00231B3A">
              <w:rPr>
                <w:rStyle w:val="Hipervnculo"/>
                <w:noProof/>
              </w:rPr>
              <w:t>Version</w:t>
            </w:r>
            <w:r w:rsidR="00EA273B">
              <w:rPr>
                <w:noProof/>
                <w:webHidden/>
              </w:rPr>
              <w:tab/>
            </w:r>
            <w:r w:rsidR="00EA273B">
              <w:rPr>
                <w:noProof/>
                <w:webHidden/>
              </w:rPr>
              <w:fldChar w:fldCharType="begin"/>
            </w:r>
            <w:r w:rsidR="00EA273B">
              <w:rPr>
                <w:noProof/>
                <w:webHidden/>
              </w:rPr>
              <w:instrText xml:space="preserve"> PAGEREF _Toc482897504 \h </w:instrText>
            </w:r>
            <w:r w:rsidR="00EA273B">
              <w:rPr>
                <w:noProof/>
                <w:webHidden/>
              </w:rPr>
            </w:r>
            <w:r w:rsidR="00EA273B">
              <w:rPr>
                <w:noProof/>
                <w:webHidden/>
              </w:rPr>
              <w:fldChar w:fldCharType="separate"/>
            </w:r>
            <w:r w:rsidR="00EA273B">
              <w:rPr>
                <w:noProof/>
                <w:webHidden/>
              </w:rPr>
              <w:t>8</w:t>
            </w:r>
            <w:r w:rsidR="00EA273B">
              <w:rPr>
                <w:noProof/>
                <w:webHidden/>
              </w:rPr>
              <w:fldChar w:fldCharType="end"/>
            </w:r>
          </w:hyperlink>
        </w:p>
        <w:p w14:paraId="6BB0CBF4"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05" w:history="1">
            <w:r w:rsidR="00EA273B" w:rsidRPr="00231B3A">
              <w:rPr>
                <w:rStyle w:val="Hipervnculo"/>
                <w:noProof/>
              </w:rPr>
              <w:t>b.</w:t>
            </w:r>
            <w:r w:rsidR="00EA273B">
              <w:rPr>
                <w:rFonts w:asciiTheme="minorHAnsi" w:hAnsiTheme="minorHAnsi" w:cstheme="minorBidi"/>
                <w:b w:val="0"/>
                <w:bCs w:val="0"/>
                <w:noProof/>
                <w:sz w:val="24"/>
                <w:szCs w:val="24"/>
              </w:rPr>
              <w:tab/>
            </w:r>
            <w:r w:rsidR="00EA273B" w:rsidRPr="00231B3A">
              <w:rPr>
                <w:rStyle w:val="Hipervnculo"/>
                <w:noProof/>
              </w:rPr>
              <w:t>Hostname convention</w:t>
            </w:r>
            <w:r w:rsidR="00EA273B">
              <w:rPr>
                <w:noProof/>
                <w:webHidden/>
              </w:rPr>
              <w:tab/>
            </w:r>
            <w:r w:rsidR="00EA273B">
              <w:rPr>
                <w:noProof/>
                <w:webHidden/>
              </w:rPr>
              <w:fldChar w:fldCharType="begin"/>
            </w:r>
            <w:r w:rsidR="00EA273B">
              <w:rPr>
                <w:noProof/>
                <w:webHidden/>
              </w:rPr>
              <w:instrText xml:space="preserve"> PAGEREF _Toc482897505 \h </w:instrText>
            </w:r>
            <w:r w:rsidR="00EA273B">
              <w:rPr>
                <w:noProof/>
                <w:webHidden/>
              </w:rPr>
            </w:r>
            <w:r w:rsidR="00EA273B">
              <w:rPr>
                <w:noProof/>
                <w:webHidden/>
              </w:rPr>
              <w:fldChar w:fldCharType="separate"/>
            </w:r>
            <w:r w:rsidR="00EA273B">
              <w:rPr>
                <w:noProof/>
                <w:webHidden/>
              </w:rPr>
              <w:t>8</w:t>
            </w:r>
            <w:r w:rsidR="00EA273B">
              <w:rPr>
                <w:noProof/>
                <w:webHidden/>
              </w:rPr>
              <w:fldChar w:fldCharType="end"/>
            </w:r>
          </w:hyperlink>
        </w:p>
        <w:p w14:paraId="788D3A7C"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06" w:history="1">
            <w:r w:rsidR="00EA273B" w:rsidRPr="00231B3A">
              <w:rPr>
                <w:rStyle w:val="Hipervnculo"/>
                <w:noProof/>
              </w:rPr>
              <w:t>c.</w:t>
            </w:r>
            <w:r w:rsidR="00EA273B">
              <w:rPr>
                <w:rFonts w:asciiTheme="minorHAnsi" w:hAnsiTheme="minorHAnsi" w:cstheme="minorBidi"/>
                <w:b w:val="0"/>
                <w:bCs w:val="0"/>
                <w:noProof/>
                <w:sz w:val="24"/>
                <w:szCs w:val="24"/>
              </w:rPr>
              <w:tab/>
            </w:r>
            <w:r w:rsidR="00EA273B" w:rsidRPr="00231B3A">
              <w:rPr>
                <w:rStyle w:val="Hipervnculo"/>
                <w:noProof/>
              </w:rPr>
              <w:t>DNS resolution</w:t>
            </w:r>
            <w:r w:rsidR="00EA273B">
              <w:rPr>
                <w:noProof/>
                <w:webHidden/>
              </w:rPr>
              <w:tab/>
            </w:r>
            <w:r w:rsidR="00EA273B">
              <w:rPr>
                <w:noProof/>
                <w:webHidden/>
              </w:rPr>
              <w:fldChar w:fldCharType="begin"/>
            </w:r>
            <w:r w:rsidR="00EA273B">
              <w:rPr>
                <w:noProof/>
                <w:webHidden/>
              </w:rPr>
              <w:instrText xml:space="preserve"> PAGEREF _Toc482897506 \h </w:instrText>
            </w:r>
            <w:r w:rsidR="00EA273B">
              <w:rPr>
                <w:noProof/>
                <w:webHidden/>
              </w:rPr>
            </w:r>
            <w:r w:rsidR="00EA273B">
              <w:rPr>
                <w:noProof/>
                <w:webHidden/>
              </w:rPr>
              <w:fldChar w:fldCharType="separate"/>
            </w:r>
            <w:r w:rsidR="00EA273B">
              <w:rPr>
                <w:noProof/>
                <w:webHidden/>
              </w:rPr>
              <w:t>8</w:t>
            </w:r>
            <w:r w:rsidR="00EA273B">
              <w:rPr>
                <w:noProof/>
                <w:webHidden/>
              </w:rPr>
              <w:fldChar w:fldCharType="end"/>
            </w:r>
          </w:hyperlink>
        </w:p>
        <w:p w14:paraId="5D09A826"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07" w:history="1">
            <w:r w:rsidR="00EA273B" w:rsidRPr="00231B3A">
              <w:rPr>
                <w:rStyle w:val="Hipervnculo"/>
                <w:noProof/>
              </w:rPr>
              <w:t>d.</w:t>
            </w:r>
            <w:r w:rsidR="00EA273B">
              <w:rPr>
                <w:rFonts w:asciiTheme="minorHAnsi" w:hAnsiTheme="minorHAnsi" w:cstheme="minorBidi"/>
                <w:b w:val="0"/>
                <w:bCs w:val="0"/>
                <w:noProof/>
                <w:sz w:val="24"/>
                <w:szCs w:val="24"/>
              </w:rPr>
              <w:tab/>
            </w:r>
            <w:r w:rsidR="00EA273B" w:rsidRPr="00231B3A">
              <w:rPr>
                <w:rStyle w:val="Hipervnculo"/>
                <w:noProof/>
              </w:rPr>
              <w:t>OS Base Repo Access</w:t>
            </w:r>
            <w:r w:rsidR="00EA273B">
              <w:rPr>
                <w:noProof/>
                <w:webHidden/>
              </w:rPr>
              <w:tab/>
            </w:r>
            <w:r w:rsidR="00EA273B">
              <w:rPr>
                <w:noProof/>
                <w:webHidden/>
              </w:rPr>
              <w:fldChar w:fldCharType="begin"/>
            </w:r>
            <w:r w:rsidR="00EA273B">
              <w:rPr>
                <w:noProof/>
                <w:webHidden/>
              </w:rPr>
              <w:instrText xml:space="preserve"> PAGEREF _Toc482897507 \h </w:instrText>
            </w:r>
            <w:r w:rsidR="00EA273B">
              <w:rPr>
                <w:noProof/>
                <w:webHidden/>
              </w:rPr>
            </w:r>
            <w:r w:rsidR="00EA273B">
              <w:rPr>
                <w:noProof/>
                <w:webHidden/>
              </w:rPr>
              <w:fldChar w:fldCharType="separate"/>
            </w:r>
            <w:r w:rsidR="00EA273B">
              <w:rPr>
                <w:noProof/>
                <w:webHidden/>
              </w:rPr>
              <w:t>8</w:t>
            </w:r>
            <w:r w:rsidR="00EA273B">
              <w:rPr>
                <w:noProof/>
                <w:webHidden/>
              </w:rPr>
              <w:fldChar w:fldCharType="end"/>
            </w:r>
          </w:hyperlink>
        </w:p>
        <w:p w14:paraId="56849272"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08" w:history="1">
            <w:r w:rsidR="00EA273B" w:rsidRPr="00231B3A">
              <w:rPr>
                <w:rStyle w:val="Hipervnculo"/>
                <w:noProof/>
              </w:rPr>
              <w:t>e.</w:t>
            </w:r>
            <w:r w:rsidR="00EA273B">
              <w:rPr>
                <w:rFonts w:asciiTheme="minorHAnsi" w:hAnsiTheme="minorHAnsi" w:cstheme="minorBidi"/>
                <w:b w:val="0"/>
                <w:bCs w:val="0"/>
                <w:noProof/>
                <w:sz w:val="24"/>
                <w:szCs w:val="24"/>
              </w:rPr>
              <w:tab/>
            </w:r>
            <w:r w:rsidR="00EA273B" w:rsidRPr="00231B3A">
              <w:rPr>
                <w:rStyle w:val="Hipervnculo"/>
                <w:noProof/>
              </w:rPr>
              <w:t>Java Version</w:t>
            </w:r>
            <w:r w:rsidR="00EA273B">
              <w:rPr>
                <w:noProof/>
                <w:webHidden/>
              </w:rPr>
              <w:tab/>
            </w:r>
            <w:r w:rsidR="00EA273B">
              <w:rPr>
                <w:noProof/>
                <w:webHidden/>
              </w:rPr>
              <w:fldChar w:fldCharType="begin"/>
            </w:r>
            <w:r w:rsidR="00EA273B">
              <w:rPr>
                <w:noProof/>
                <w:webHidden/>
              </w:rPr>
              <w:instrText xml:space="preserve"> PAGEREF _Toc482897508 \h </w:instrText>
            </w:r>
            <w:r w:rsidR="00EA273B">
              <w:rPr>
                <w:noProof/>
                <w:webHidden/>
              </w:rPr>
            </w:r>
            <w:r w:rsidR="00EA273B">
              <w:rPr>
                <w:noProof/>
                <w:webHidden/>
              </w:rPr>
              <w:fldChar w:fldCharType="separate"/>
            </w:r>
            <w:r w:rsidR="00EA273B">
              <w:rPr>
                <w:noProof/>
                <w:webHidden/>
              </w:rPr>
              <w:t>8</w:t>
            </w:r>
            <w:r w:rsidR="00EA273B">
              <w:rPr>
                <w:noProof/>
                <w:webHidden/>
              </w:rPr>
              <w:fldChar w:fldCharType="end"/>
            </w:r>
          </w:hyperlink>
        </w:p>
        <w:p w14:paraId="36F2F4AF"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09" w:history="1">
            <w:r w:rsidR="00EA273B" w:rsidRPr="00231B3A">
              <w:rPr>
                <w:rStyle w:val="Hipervnculo"/>
                <w:noProof/>
              </w:rPr>
              <w:t>f.</w:t>
            </w:r>
            <w:r w:rsidR="00EA273B">
              <w:rPr>
                <w:rFonts w:asciiTheme="minorHAnsi" w:hAnsiTheme="minorHAnsi" w:cstheme="minorBidi"/>
                <w:b w:val="0"/>
                <w:bCs w:val="0"/>
                <w:noProof/>
                <w:sz w:val="24"/>
                <w:szCs w:val="24"/>
              </w:rPr>
              <w:tab/>
            </w:r>
            <w:r w:rsidR="00EA273B" w:rsidRPr="00231B3A">
              <w:rPr>
                <w:rStyle w:val="Hipervnculo"/>
                <w:noProof/>
              </w:rPr>
              <w:t>NTP Configuration</w:t>
            </w:r>
            <w:r w:rsidR="00EA273B">
              <w:rPr>
                <w:noProof/>
                <w:webHidden/>
              </w:rPr>
              <w:tab/>
            </w:r>
            <w:r w:rsidR="00EA273B">
              <w:rPr>
                <w:noProof/>
                <w:webHidden/>
              </w:rPr>
              <w:fldChar w:fldCharType="begin"/>
            </w:r>
            <w:r w:rsidR="00EA273B">
              <w:rPr>
                <w:noProof/>
                <w:webHidden/>
              </w:rPr>
              <w:instrText xml:space="preserve"> PAGEREF _Toc482897509 \h </w:instrText>
            </w:r>
            <w:r w:rsidR="00EA273B">
              <w:rPr>
                <w:noProof/>
                <w:webHidden/>
              </w:rPr>
            </w:r>
            <w:r w:rsidR="00EA273B">
              <w:rPr>
                <w:noProof/>
                <w:webHidden/>
              </w:rPr>
              <w:fldChar w:fldCharType="separate"/>
            </w:r>
            <w:r w:rsidR="00EA273B">
              <w:rPr>
                <w:noProof/>
                <w:webHidden/>
              </w:rPr>
              <w:t>8</w:t>
            </w:r>
            <w:r w:rsidR="00EA273B">
              <w:rPr>
                <w:noProof/>
                <w:webHidden/>
              </w:rPr>
              <w:fldChar w:fldCharType="end"/>
            </w:r>
          </w:hyperlink>
        </w:p>
        <w:p w14:paraId="21A1AC2D"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10" w:history="1">
            <w:r w:rsidR="00EA273B" w:rsidRPr="00231B3A">
              <w:rPr>
                <w:rStyle w:val="Hipervnculo"/>
                <w:noProof/>
              </w:rPr>
              <w:t>g.</w:t>
            </w:r>
            <w:r w:rsidR="00EA273B">
              <w:rPr>
                <w:rFonts w:asciiTheme="minorHAnsi" w:hAnsiTheme="minorHAnsi" w:cstheme="minorBidi"/>
                <w:b w:val="0"/>
                <w:bCs w:val="0"/>
                <w:noProof/>
                <w:sz w:val="24"/>
                <w:szCs w:val="24"/>
              </w:rPr>
              <w:tab/>
            </w:r>
            <w:r w:rsidR="00EA273B" w:rsidRPr="00231B3A">
              <w:rPr>
                <w:rStyle w:val="Hipervnculo"/>
                <w:noProof/>
              </w:rPr>
              <w:t>Kernel and OS Tuning</w:t>
            </w:r>
            <w:r w:rsidR="00EA273B">
              <w:rPr>
                <w:noProof/>
                <w:webHidden/>
              </w:rPr>
              <w:tab/>
            </w:r>
            <w:r w:rsidR="00EA273B">
              <w:rPr>
                <w:noProof/>
                <w:webHidden/>
              </w:rPr>
              <w:fldChar w:fldCharType="begin"/>
            </w:r>
            <w:r w:rsidR="00EA273B">
              <w:rPr>
                <w:noProof/>
                <w:webHidden/>
              </w:rPr>
              <w:instrText xml:space="preserve"> PAGEREF _Toc482897510 \h </w:instrText>
            </w:r>
            <w:r w:rsidR="00EA273B">
              <w:rPr>
                <w:noProof/>
                <w:webHidden/>
              </w:rPr>
            </w:r>
            <w:r w:rsidR="00EA273B">
              <w:rPr>
                <w:noProof/>
                <w:webHidden/>
              </w:rPr>
              <w:fldChar w:fldCharType="separate"/>
            </w:r>
            <w:r w:rsidR="00EA273B">
              <w:rPr>
                <w:noProof/>
                <w:webHidden/>
              </w:rPr>
              <w:t>8</w:t>
            </w:r>
            <w:r w:rsidR="00EA273B">
              <w:rPr>
                <w:noProof/>
                <w:webHidden/>
              </w:rPr>
              <w:fldChar w:fldCharType="end"/>
            </w:r>
          </w:hyperlink>
        </w:p>
        <w:p w14:paraId="52570294" w14:textId="77777777" w:rsidR="00EA273B" w:rsidRDefault="00DF0703">
          <w:pPr>
            <w:pStyle w:val="TDC3"/>
            <w:tabs>
              <w:tab w:val="left" w:pos="800"/>
              <w:tab w:val="right" w:leader="dot" w:pos="9350"/>
            </w:tabs>
            <w:rPr>
              <w:rFonts w:asciiTheme="minorHAnsi" w:hAnsiTheme="minorHAnsi" w:cstheme="minorBidi"/>
              <w:noProof/>
              <w:sz w:val="24"/>
              <w:szCs w:val="24"/>
            </w:rPr>
          </w:pPr>
          <w:hyperlink w:anchor="_Toc482897511" w:history="1">
            <w:r w:rsidR="00EA273B" w:rsidRPr="00231B3A">
              <w:rPr>
                <w:rStyle w:val="Hipervnculo"/>
                <w:noProof/>
              </w:rPr>
              <w:t>i.</w:t>
            </w:r>
            <w:r w:rsidR="00EA273B">
              <w:rPr>
                <w:rFonts w:asciiTheme="minorHAnsi" w:hAnsiTheme="minorHAnsi" w:cstheme="minorBidi"/>
                <w:noProof/>
                <w:sz w:val="24"/>
                <w:szCs w:val="24"/>
              </w:rPr>
              <w:tab/>
            </w:r>
            <w:r w:rsidR="00EA273B" w:rsidRPr="00231B3A">
              <w:rPr>
                <w:rStyle w:val="Hipervnculo"/>
                <w:noProof/>
              </w:rPr>
              <w:t>Swappiness</w:t>
            </w:r>
            <w:r w:rsidR="00EA273B">
              <w:rPr>
                <w:noProof/>
                <w:webHidden/>
              </w:rPr>
              <w:tab/>
            </w:r>
            <w:r w:rsidR="00EA273B">
              <w:rPr>
                <w:noProof/>
                <w:webHidden/>
              </w:rPr>
              <w:fldChar w:fldCharType="begin"/>
            </w:r>
            <w:r w:rsidR="00EA273B">
              <w:rPr>
                <w:noProof/>
                <w:webHidden/>
              </w:rPr>
              <w:instrText xml:space="preserve"> PAGEREF _Toc482897511 \h </w:instrText>
            </w:r>
            <w:r w:rsidR="00EA273B">
              <w:rPr>
                <w:noProof/>
                <w:webHidden/>
              </w:rPr>
            </w:r>
            <w:r w:rsidR="00EA273B">
              <w:rPr>
                <w:noProof/>
                <w:webHidden/>
              </w:rPr>
              <w:fldChar w:fldCharType="separate"/>
            </w:r>
            <w:r w:rsidR="00EA273B">
              <w:rPr>
                <w:noProof/>
                <w:webHidden/>
              </w:rPr>
              <w:t>8</w:t>
            </w:r>
            <w:r w:rsidR="00EA273B">
              <w:rPr>
                <w:noProof/>
                <w:webHidden/>
              </w:rPr>
              <w:fldChar w:fldCharType="end"/>
            </w:r>
          </w:hyperlink>
        </w:p>
        <w:p w14:paraId="6F0AC580"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12" w:history="1">
            <w:r w:rsidR="00EA273B" w:rsidRPr="00231B3A">
              <w:rPr>
                <w:rStyle w:val="Hipervnculo"/>
                <w:noProof/>
              </w:rPr>
              <w:t>ii.</w:t>
            </w:r>
            <w:r w:rsidR="00EA273B">
              <w:rPr>
                <w:rFonts w:asciiTheme="minorHAnsi" w:hAnsiTheme="minorHAnsi" w:cstheme="minorBidi"/>
                <w:noProof/>
                <w:sz w:val="24"/>
                <w:szCs w:val="24"/>
              </w:rPr>
              <w:tab/>
            </w:r>
            <w:r w:rsidR="00EA273B" w:rsidRPr="00231B3A">
              <w:rPr>
                <w:rStyle w:val="Hipervnculo"/>
                <w:noProof/>
              </w:rPr>
              <w:t>iptables</w:t>
            </w:r>
            <w:r w:rsidR="00EA273B">
              <w:rPr>
                <w:noProof/>
                <w:webHidden/>
              </w:rPr>
              <w:tab/>
            </w:r>
            <w:r w:rsidR="00EA273B">
              <w:rPr>
                <w:noProof/>
                <w:webHidden/>
              </w:rPr>
              <w:fldChar w:fldCharType="begin"/>
            </w:r>
            <w:r w:rsidR="00EA273B">
              <w:rPr>
                <w:noProof/>
                <w:webHidden/>
              </w:rPr>
              <w:instrText xml:space="preserve"> PAGEREF _Toc482897512 \h </w:instrText>
            </w:r>
            <w:r w:rsidR="00EA273B">
              <w:rPr>
                <w:noProof/>
                <w:webHidden/>
              </w:rPr>
            </w:r>
            <w:r w:rsidR="00EA273B">
              <w:rPr>
                <w:noProof/>
                <w:webHidden/>
              </w:rPr>
              <w:fldChar w:fldCharType="separate"/>
            </w:r>
            <w:r w:rsidR="00EA273B">
              <w:rPr>
                <w:noProof/>
                <w:webHidden/>
              </w:rPr>
              <w:t>9</w:t>
            </w:r>
            <w:r w:rsidR="00EA273B">
              <w:rPr>
                <w:noProof/>
                <w:webHidden/>
              </w:rPr>
              <w:fldChar w:fldCharType="end"/>
            </w:r>
          </w:hyperlink>
        </w:p>
        <w:p w14:paraId="0B47A242"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13" w:history="1">
            <w:r w:rsidR="00EA273B" w:rsidRPr="00231B3A">
              <w:rPr>
                <w:rStyle w:val="Hipervnculo"/>
                <w:noProof/>
              </w:rPr>
              <w:t>iii.</w:t>
            </w:r>
            <w:r w:rsidR="00EA273B">
              <w:rPr>
                <w:rFonts w:asciiTheme="minorHAnsi" w:hAnsiTheme="minorHAnsi" w:cstheme="minorBidi"/>
                <w:noProof/>
                <w:sz w:val="24"/>
                <w:szCs w:val="24"/>
              </w:rPr>
              <w:tab/>
            </w:r>
            <w:r w:rsidR="00EA273B" w:rsidRPr="00231B3A">
              <w:rPr>
                <w:rStyle w:val="Hipervnculo"/>
                <w:noProof/>
              </w:rPr>
              <w:t>SELinux</w:t>
            </w:r>
            <w:r w:rsidR="00EA273B">
              <w:rPr>
                <w:noProof/>
                <w:webHidden/>
              </w:rPr>
              <w:tab/>
            </w:r>
            <w:r w:rsidR="00EA273B">
              <w:rPr>
                <w:noProof/>
                <w:webHidden/>
              </w:rPr>
              <w:fldChar w:fldCharType="begin"/>
            </w:r>
            <w:r w:rsidR="00EA273B">
              <w:rPr>
                <w:noProof/>
                <w:webHidden/>
              </w:rPr>
              <w:instrText xml:space="preserve"> PAGEREF _Toc482897513 \h </w:instrText>
            </w:r>
            <w:r w:rsidR="00EA273B">
              <w:rPr>
                <w:noProof/>
                <w:webHidden/>
              </w:rPr>
            </w:r>
            <w:r w:rsidR="00EA273B">
              <w:rPr>
                <w:noProof/>
                <w:webHidden/>
              </w:rPr>
              <w:fldChar w:fldCharType="separate"/>
            </w:r>
            <w:r w:rsidR="00EA273B">
              <w:rPr>
                <w:noProof/>
                <w:webHidden/>
              </w:rPr>
              <w:t>9</w:t>
            </w:r>
            <w:r w:rsidR="00EA273B">
              <w:rPr>
                <w:noProof/>
                <w:webHidden/>
              </w:rPr>
              <w:fldChar w:fldCharType="end"/>
            </w:r>
          </w:hyperlink>
        </w:p>
        <w:p w14:paraId="56288109"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14" w:history="1">
            <w:r w:rsidR="00EA273B" w:rsidRPr="00231B3A">
              <w:rPr>
                <w:rStyle w:val="Hipervnculo"/>
                <w:noProof/>
              </w:rPr>
              <w:t>h.</w:t>
            </w:r>
            <w:r w:rsidR="00EA273B">
              <w:rPr>
                <w:rFonts w:asciiTheme="minorHAnsi" w:hAnsiTheme="minorHAnsi" w:cstheme="minorBidi"/>
                <w:b w:val="0"/>
                <w:bCs w:val="0"/>
                <w:noProof/>
                <w:sz w:val="24"/>
                <w:szCs w:val="24"/>
              </w:rPr>
              <w:tab/>
            </w:r>
            <w:r w:rsidR="00EA273B" w:rsidRPr="00231B3A">
              <w:rPr>
                <w:rStyle w:val="Hipervnculo"/>
                <w:noProof/>
              </w:rPr>
              <w:t>Disks layout, format and mount options</w:t>
            </w:r>
            <w:r w:rsidR="00EA273B">
              <w:rPr>
                <w:noProof/>
                <w:webHidden/>
              </w:rPr>
              <w:tab/>
            </w:r>
            <w:r w:rsidR="00EA273B">
              <w:rPr>
                <w:noProof/>
                <w:webHidden/>
              </w:rPr>
              <w:fldChar w:fldCharType="begin"/>
            </w:r>
            <w:r w:rsidR="00EA273B">
              <w:rPr>
                <w:noProof/>
                <w:webHidden/>
              </w:rPr>
              <w:instrText xml:space="preserve"> PAGEREF _Toc482897514 \h </w:instrText>
            </w:r>
            <w:r w:rsidR="00EA273B">
              <w:rPr>
                <w:noProof/>
                <w:webHidden/>
              </w:rPr>
            </w:r>
            <w:r w:rsidR="00EA273B">
              <w:rPr>
                <w:noProof/>
                <w:webHidden/>
              </w:rPr>
              <w:fldChar w:fldCharType="separate"/>
            </w:r>
            <w:r w:rsidR="00EA273B">
              <w:rPr>
                <w:noProof/>
                <w:webHidden/>
              </w:rPr>
              <w:t>9</w:t>
            </w:r>
            <w:r w:rsidR="00EA273B">
              <w:rPr>
                <w:noProof/>
                <w:webHidden/>
              </w:rPr>
              <w:fldChar w:fldCharType="end"/>
            </w:r>
          </w:hyperlink>
        </w:p>
        <w:p w14:paraId="6AEB25E9"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15" w:history="1">
            <w:r w:rsidR="00EA273B" w:rsidRPr="00231B3A">
              <w:rPr>
                <w:rStyle w:val="Hipervnculo"/>
                <w:noProof/>
              </w:rPr>
              <w:t>4.</w:t>
            </w:r>
            <w:r w:rsidR="00EA273B">
              <w:rPr>
                <w:rFonts w:asciiTheme="minorHAnsi" w:hAnsiTheme="minorHAnsi" w:cstheme="minorBidi"/>
                <w:b w:val="0"/>
                <w:bCs w:val="0"/>
                <w:noProof/>
              </w:rPr>
              <w:tab/>
            </w:r>
            <w:r w:rsidR="00EA273B" w:rsidRPr="00231B3A">
              <w:rPr>
                <w:rStyle w:val="Hipervnculo"/>
                <w:noProof/>
              </w:rPr>
              <w:t>Backend Database</w:t>
            </w:r>
            <w:r w:rsidR="00EA273B">
              <w:rPr>
                <w:noProof/>
                <w:webHidden/>
              </w:rPr>
              <w:tab/>
            </w:r>
            <w:r w:rsidR="00EA273B">
              <w:rPr>
                <w:noProof/>
                <w:webHidden/>
              </w:rPr>
              <w:fldChar w:fldCharType="begin"/>
            </w:r>
            <w:r w:rsidR="00EA273B">
              <w:rPr>
                <w:noProof/>
                <w:webHidden/>
              </w:rPr>
              <w:instrText xml:space="preserve"> PAGEREF _Toc482897515 \h </w:instrText>
            </w:r>
            <w:r w:rsidR="00EA273B">
              <w:rPr>
                <w:noProof/>
                <w:webHidden/>
              </w:rPr>
            </w:r>
            <w:r w:rsidR="00EA273B">
              <w:rPr>
                <w:noProof/>
                <w:webHidden/>
              </w:rPr>
              <w:fldChar w:fldCharType="separate"/>
            </w:r>
            <w:r w:rsidR="00EA273B">
              <w:rPr>
                <w:noProof/>
                <w:webHidden/>
              </w:rPr>
              <w:t>10</w:t>
            </w:r>
            <w:r w:rsidR="00EA273B">
              <w:rPr>
                <w:noProof/>
                <w:webHidden/>
              </w:rPr>
              <w:fldChar w:fldCharType="end"/>
            </w:r>
          </w:hyperlink>
        </w:p>
        <w:p w14:paraId="5A1A4E35"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16" w:history="1">
            <w:r w:rsidR="00EA273B" w:rsidRPr="00231B3A">
              <w:rPr>
                <w:rStyle w:val="Hipervnculo"/>
                <w:noProof/>
              </w:rPr>
              <w:t>5.</w:t>
            </w:r>
            <w:r w:rsidR="00EA273B">
              <w:rPr>
                <w:rFonts w:asciiTheme="minorHAnsi" w:hAnsiTheme="minorHAnsi" w:cstheme="minorBidi"/>
                <w:b w:val="0"/>
                <w:bCs w:val="0"/>
                <w:noProof/>
              </w:rPr>
              <w:tab/>
            </w:r>
            <w:r w:rsidR="00EA273B" w:rsidRPr="00231B3A">
              <w:rPr>
                <w:rStyle w:val="Hipervnculo"/>
                <w:noProof/>
              </w:rPr>
              <w:t>Hadoop Deployment Strategy</w:t>
            </w:r>
            <w:r w:rsidR="00EA273B">
              <w:rPr>
                <w:noProof/>
                <w:webHidden/>
              </w:rPr>
              <w:tab/>
            </w:r>
            <w:r w:rsidR="00EA273B">
              <w:rPr>
                <w:noProof/>
                <w:webHidden/>
              </w:rPr>
              <w:fldChar w:fldCharType="begin"/>
            </w:r>
            <w:r w:rsidR="00EA273B">
              <w:rPr>
                <w:noProof/>
                <w:webHidden/>
              </w:rPr>
              <w:instrText xml:space="preserve"> PAGEREF _Toc482897516 \h </w:instrText>
            </w:r>
            <w:r w:rsidR="00EA273B">
              <w:rPr>
                <w:noProof/>
                <w:webHidden/>
              </w:rPr>
            </w:r>
            <w:r w:rsidR="00EA273B">
              <w:rPr>
                <w:noProof/>
                <w:webHidden/>
              </w:rPr>
              <w:fldChar w:fldCharType="separate"/>
            </w:r>
            <w:r w:rsidR="00EA273B">
              <w:rPr>
                <w:noProof/>
                <w:webHidden/>
              </w:rPr>
              <w:t>10</w:t>
            </w:r>
            <w:r w:rsidR="00EA273B">
              <w:rPr>
                <w:noProof/>
                <w:webHidden/>
              </w:rPr>
              <w:fldChar w:fldCharType="end"/>
            </w:r>
          </w:hyperlink>
        </w:p>
        <w:p w14:paraId="3E373D1E"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17" w:history="1">
            <w:r w:rsidR="00EA273B" w:rsidRPr="00231B3A">
              <w:rPr>
                <w:rStyle w:val="Hipervnculo"/>
                <w:noProof/>
              </w:rPr>
              <w:t>a.</w:t>
            </w:r>
            <w:r w:rsidR="00EA273B">
              <w:rPr>
                <w:rFonts w:asciiTheme="minorHAnsi" w:hAnsiTheme="minorHAnsi" w:cstheme="minorBidi"/>
                <w:b w:val="0"/>
                <w:bCs w:val="0"/>
                <w:noProof/>
                <w:sz w:val="24"/>
                <w:szCs w:val="24"/>
              </w:rPr>
              <w:tab/>
            </w:r>
            <w:r w:rsidR="00EA273B" w:rsidRPr="00231B3A">
              <w:rPr>
                <w:rStyle w:val="Hipervnculo"/>
                <w:noProof/>
              </w:rPr>
              <w:t>Master Nodes</w:t>
            </w:r>
            <w:r w:rsidR="00EA273B">
              <w:rPr>
                <w:noProof/>
                <w:webHidden/>
              </w:rPr>
              <w:tab/>
            </w:r>
            <w:r w:rsidR="00EA273B">
              <w:rPr>
                <w:noProof/>
                <w:webHidden/>
              </w:rPr>
              <w:fldChar w:fldCharType="begin"/>
            </w:r>
            <w:r w:rsidR="00EA273B">
              <w:rPr>
                <w:noProof/>
                <w:webHidden/>
              </w:rPr>
              <w:instrText xml:space="preserve"> PAGEREF _Toc482897517 \h </w:instrText>
            </w:r>
            <w:r w:rsidR="00EA273B">
              <w:rPr>
                <w:noProof/>
                <w:webHidden/>
              </w:rPr>
            </w:r>
            <w:r w:rsidR="00EA273B">
              <w:rPr>
                <w:noProof/>
                <w:webHidden/>
              </w:rPr>
              <w:fldChar w:fldCharType="separate"/>
            </w:r>
            <w:r w:rsidR="00EA273B">
              <w:rPr>
                <w:noProof/>
                <w:webHidden/>
              </w:rPr>
              <w:t>10</w:t>
            </w:r>
            <w:r w:rsidR="00EA273B">
              <w:rPr>
                <w:noProof/>
                <w:webHidden/>
              </w:rPr>
              <w:fldChar w:fldCharType="end"/>
            </w:r>
          </w:hyperlink>
        </w:p>
        <w:p w14:paraId="68307705"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18" w:history="1">
            <w:r w:rsidR="00EA273B" w:rsidRPr="00231B3A">
              <w:rPr>
                <w:rStyle w:val="Hipervnculo"/>
                <w:noProof/>
              </w:rPr>
              <w:t>b.</w:t>
            </w:r>
            <w:r w:rsidR="00EA273B">
              <w:rPr>
                <w:rFonts w:asciiTheme="minorHAnsi" w:hAnsiTheme="minorHAnsi" w:cstheme="minorBidi"/>
                <w:b w:val="0"/>
                <w:bCs w:val="0"/>
                <w:noProof/>
                <w:sz w:val="24"/>
                <w:szCs w:val="24"/>
              </w:rPr>
              <w:tab/>
            </w:r>
            <w:r w:rsidR="00EA273B" w:rsidRPr="00231B3A">
              <w:rPr>
                <w:rStyle w:val="Hipervnculo"/>
                <w:noProof/>
              </w:rPr>
              <w:t>Utility Nodes</w:t>
            </w:r>
            <w:r w:rsidR="00EA273B">
              <w:rPr>
                <w:noProof/>
                <w:webHidden/>
              </w:rPr>
              <w:tab/>
            </w:r>
            <w:r w:rsidR="00EA273B">
              <w:rPr>
                <w:noProof/>
                <w:webHidden/>
              </w:rPr>
              <w:fldChar w:fldCharType="begin"/>
            </w:r>
            <w:r w:rsidR="00EA273B">
              <w:rPr>
                <w:noProof/>
                <w:webHidden/>
              </w:rPr>
              <w:instrText xml:space="preserve"> PAGEREF _Toc482897518 \h </w:instrText>
            </w:r>
            <w:r w:rsidR="00EA273B">
              <w:rPr>
                <w:noProof/>
                <w:webHidden/>
              </w:rPr>
            </w:r>
            <w:r w:rsidR="00EA273B">
              <w:rPr>
                <w:noProof/>
                <w:webHidden/>
              </w:rPr>
              <w:fldChar w:fldCharType="separate"/>
            </w:r>
            <w:r w:rsidR="00EA273B">
              <w:rPr>
                <w:noProof/>
                <w:webHidden/>
              </w:rPr>
              <w:t>10</w:t>
            </w:r>
            <w:r w:rsidR="00EA273B">
              <w:rPr>
                <w:noProof/>
                <w:webHidden/>
              </w:rPr>
              <w:fldChar w:fldCharType="end"/>
            </w:r>
          </w:hyperlink>
        </w:p>
        <w:p w14:paraId="2652F3D4"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19" w:history="1">
            <w:r w:rsidR="00EA273B" w:rsidRPr="00231B3A">
              <w:rPr>
                <w:rStyle w:val="Hipervnculo"/>
                <w:noProof/>
              </w:rPr>
              <w:t>c.</w:t>
            </w:r>
            <w:r w:rsidR="00EA273B">
              <w:rPr>
                <w:rFonts w:asciiTheme="minorHAnsi" w:hAnsiTheme="minorHAnsi" w:cstheme="minorBidi"/>
                <w:b w:val="0"/>
                <w:bCs w:val="0"/>
                <w:noProof/>
                <w:sz w:val="24"/>
                <w:szCs w:val="24"/>
              </w:rPr>
              <w:tab/>
            </w:r>
            <w:r w:rsidR="00EA273B" w:rsidRPr="00231B3A">
              <w:rPr>
                <w:rStyle w:val="Hipervnculo"/>
                <w:noProof/>
              </w:rPr>
              <w:t>Slave Nodes</w:t>
            </w:r>
            <w:r w:rsidR="00EA273B">
              <w:rPr>
                <w:noProof/>
                <w:webHidden/>
              </w:rPr>
              <w:tab/>
            </w:r>
            <w:r w:rsidR="00EA273B">
              <w:rPr>
                <w:noProof/>
                <w:webHidden/>
              </w:rPr>
              <w:fldChar w:fldCharType="begin"/>
            </w:r>
            <w:r w:rsidR="00EA273B">
              <w:rPr>
                <w:noProof/>
                <w:webHidden/>
              </w:rPr>
              <w:instrText xml:space="preserve"> PAGEREF _Toc482897519 \h </w:instrText>
            </w:r>
            <w:r w:rsidR="00EA273B">
              <w:rPr>
                <w:noProof/>
                <w:webHidden/>
              </w:rPr>
            </w:r>
            <w:r w:rsidR="00EA273B">
              <w:rPr>
                <w:noProof/>
                <w:webHidden/>
              </w:rPr>
              <w:fldChar w:fldCharType="separate"/>
            </w:r>
            <w:r w:rsidR="00EA273B">
              <w:rPr>
                <w:noProof/>
                <w:webHidden/>
              </w:rPr>
              <w:t>10</w:t>
            </w:r>
            <w:r w:rsidR="00EA273B">
              <w:rPr>
                <w:noProof/>
                <w:webHidden/>
              </w:rPr>
              <w:fldChar w:fldCharType="end"/>
            </w:r>
          </w:hyperlink>
        </w:p>
        <w:p w14:paraId="5760CCE7"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20" w:history="1">
            <w:r w:rsidR="00EA273B" w:rsidRPr="00231B3A">
              <w:rPr>
                <w:rStyle w:val="Hipervnculo"/>
                <w:noProof/>
              </w:rPr>
              <w:t>d.</w:t>
            </w:r>
            <w:r w:rsidR="00EA273B">
              <w:rPr>
                <w:rFonts w:asciiTheme="minorHAnsi" w:hAnsiTheme="minorHAnsi" w:cstheme="minorBidi"/>
                <w:b w:val="0"/>
                <w:bCs w:val="0"/>
                <w:noProof/>
                <w:sz w:val="24"/>
                <w:szCs w:val="24"/>
              </w:rPr>
              <w:tab/>
            </w:r>
            <w:r w:rsidR="00EA273B" w:rsidRPr="00231B3A">
              <w:rPr>
                <w:rStyle w:val="Hipervnculo"/>
                <w:noProof/>
              </w:rPr>
              <w:t>Edge Nodes</w:t>
            </w:r>
            <w:r w:rsidR="00EA273B">
              <w:rPr>
                <w:noProof/>
                <w:webHidden/>
              </w:rPr>
              <w:tab/>
            </w:r>
            <w:r w:rsidR="00EA273B">
              <w:rPr>
                <w:noProof/>
                <w:webHidden/>
              </w:rPr>
              <w:fldChar w:fldCharType="begin"/>
            </w:r>
            <w:r w:rsidR="00EA273B">
              <w:rPr>
                <w:noProof/>
                <w:webHidden/>
              </w:rPr>
              <w:instrText xml:space="preserve"> PAGEREF _Toc482897520 \h </w:instrText>
            </w:r>
            <w:r w:rsidR="00EA273B">
              <w:rPr>
                <w:noProof/>
                <w:webHidden/>
              </w:rPr>
            </w:r>
            <w:r w:rsidR="00EA273B">
              <w:rPr>
                <w:noProof/>
                <w:webHidden/>
              </w:rPr>
              <w:fldChar w:fldCharType="separate"/>
            </w:r>
            <w:r w:rsidR="00EA273B">
              <w:rPr>
                <w:noProof/>
                <w:webHidden/>
              </w:rPr>
              <w:t>10</w:t>
            </w:r>
            <w:r w:rsidR="00EA273B">
              <w:rPr>
                <w:noProof/>
                <w:webHidden/>
              </w:rPr>
              <w:fldChar w:fldCharType="end"/>
            </w:r>
          </w:hyperlink>
        </w:p>
        <w:p w14:paraId="37A19F4C"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21" w:history="1">
            <w:r w:rsidR="00EA273B" w:rsidRPr="00231B3A">
              <w:rPr>
                <w:rStyle w:val="Hipervnculo"/>
                <w:noProof/>
              </w:rPr>
              <w:t>e.</w:t>
            </w:r>
            <w:r w:rsidR="00EA273B">
              <w:rPr>
                <w:rFonts w:asciiTheme="minorHAnsi" w:hAnsiTheme="minorHAnsi" w:cstheme="minorBidi"/>
                <w:b w:val="0"/>
                <w:bCs w:val="0"/>
                <w:noProof/>
                <w:sz w:val="24"/>
                <w:szCs w:val="24"/>
              </w:rPr>
              <w:tab/>
            </w:r>
            <w:r w:rsidR="00EA273B" w:rsidRPr="00231B3A">
              <w:rPr>
                <w:rStyle w:val="Hipervnculo"/>
                <w:noProof/>
              </w:rPr>
              <w:t>Component placement</w:t>
            </w:r>
            <w:r w:rsidR="00EA273B">
              <w:rPr>
                <w:noProof/>
                <w:webHidden/>
              </w:rPr>
              <w:tab/>
            </w:r>
            <w:r w:rsidR="00EA273B">
              <w:rPr>
                <w:noProof/>
                <w:webHidden/>
              </w:rPr>
              <w:fldChar w:fldCharType="begin"/>
            </w:r>
            <w:r w:rsidR="00EA273B">
              <w:rPr>
                <w:noProof/>
                <w:webHidden/>
              </w:rPr>
              <w:instrText xml:space="preserve"> PAGEREF _Toc482897521 \h </w:instrText>
            </w:r>
            <w:r w:rsidR="00EA273B">
              <w:rPr>
                <w:noProof/>
                <w:webHidden/>
              </w:rPr>
            </w:r>
            <w:r w:rsidR="00EA273B">
              <w:rPr>
                <w:noProof/>
                <w:webHidden/>
              </w:rPr>
              <w:fldChar w:fldCharType="separate"/>
            </w:r>
            <w:r w:rsidR="00EA273B">
              <w:rPr>
                <w:noProof/>
                <w:webHidden/>
              </w:rPr>
              <w:t>10</w:t>
            </w:r>
            <w:r w:rsidR="00EA273B">
              <w:rPr>
                <w:noProof/>
                <w:webHidden/>
              </w:rPr>
              <w:fldChar w:fldCharType="end"/>
            </w:r>
          </w:hyperlink>
        </w:p>
        <w:p w14:paraId="4E68F73B"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22" w:history="1">
            <w:r w:rsidR="00EA273B" w:rsidRPr="00231B3A">
              <w:rPr>
                <w:rStyle w:val="Hipervnculo"/>
                <w:noProof/>
              </w:rPr>
              <w:t>f.</w:t>
            </w:r>
            <w:r w:rsidR="00EA273B">
              <w:rPr>
                <w:rFonts w:asciiTheme="minorHAnsi" w:hAnsiTheme="minorHAnsi" w:cstheme="minorBidi"/>
                <w:b w:val="0"/>
                <w:bCs w:val="0"/>
                <w:noProof/>
                <w:sz w:val="24"/>
                <w:szCs w:val="24"/>
              </w:rPr>
              <w:tab/>
            </w:r>
            <w:r w:rsidR="00EA273B" w:rsidRPr="00231B3A">
              <w:rPr>
                <w:rStyle w:val="Hipervnculo"/>
                <w:noProof/>
              </w:rPr>
              <w:t>Server and Network Topology</w:t>
            </w:r>
            <w:r w:rsidR="00EA273B">
              <w:rPr>
                <w:noProof/>
                <w:webHidden/>
              </w:rPr>
              <w:tab/>
            </w:r>
            <w:r w:rsidR="00EA273B">
              <w:rPr>
                <w:noProof/>
                <w:webHidden/>
              </w:rPr>
              <w:fldChar w:fldCharType="begin"/>
            </w:r>
            <w:r w:rsidR="00EA273B">
              <w:rPr>
                <w:noProof/>
                <w:webHidden/>
              </w:rPr>
              <w:instrText xml:space="preserve"> PAGEREF _Toc482897522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2BE17D5C"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23" w:history="1">
            <w:r w:rsidR="00EA273B" w:rsidRPr="00231B3A">
              <w:rPr>
                <w:rStyle w:val="Hipervnculo"/>
                <w:noProof/>
              </w:rPr>
              <w:t>g.</w:t>
            </w:r>
            <w:r w:rsidR="00EA273B">
              <w:rPr>
                <w:rFonts w:asciiTheme="minorHAnsi" w:hAnsiTheme="minorHAnsi" w:cstheme="minorBidi"/>
                <w:b w:val="0"/>
                <w:bCs w:val="0"/>
                <w:noProof/>
                <w:sz w:val="24"/>
                <w:szCs w:val="24"/>
              </w:rPr>
              <w:tab/>
            </w:r>
            <w:r w:rsidR="00EA273B" w:rsidRPr="00231B3A">
              <w:rPr>
                <w:rStyle w:val="Hipervnculo"/>
                <w:noProof/>
              </w:rPr>
              <w:t>Fault Tolerance / High Availability</w:t>
            </w:r>
            <w:r w:rsidR="00EA273B">
              <w:rPr>
                <w:noProof/>
                <w:webHidden/>
              </w:rPr>
              <w:tab/>
            </w:r>
            <w:r w:rsidR="00EA273B">
              <w:rPr>
                <w:noProof/>
                <w:webHidden/>
              </w:rPr>
              <w:fldChar w:fldCharType="begin"/>
            </w:r>
            <w:r w:rsidR="00EA273B">
              <w:rPr>
                <w:noProof/>
                <w:webHidden/>
              </w:rPr>
              <w:instrText xml:space="preserve"> PAGEREF _Toc482897523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0492ED9F"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24" w:history="1">
            <w:r w:rsidR="00EA273B" w:rsidRPr="00231B3A">
              <w:rPr>
                <w:rStyle w:val="Hipervnculo"/>
                <w:noProof/>
              </w:rPr>
              <w:t>h.</w:t>
            </w:r>
            <w:r w:rsidR="00EA273B">
              <w:rPr>
                <w:rFonts w:asciiTheme="minorHAnsi" w:hAnsiTheme="minorHAnsi" w:cstheme="minorBidi"/>
                <w:b w:val="0"/>
                <w:bCs w:val="0"/>
                <w:noProof/>
                <w:sz w:val="24"/>
                <w:szCs w:val="24"/>
              </w:rPr>
              <w:tab/>
            </w:r>
            <w:r w:rsidR="00EA273B" w:rsidRPr="00231B3A">
              <w:rPr>
                <w:rStyle w:val="Hipervnculo"/>
                <w:noProof/>
              </w:rPr>
              <w:t>Cluster configuration</w:t>
            </w:r>
            <w:r w:rsidR="00EA273B">
              <w:rPr>
                <w:noProof/>
                <w:webHidden/>
              </w:rPr>
              <w:tab/>
            </w:r>
            <w:r w:rsidR="00EA273B">
              <w:rPr>
                <w:noProof/>
                <w:webHidden/>
              </w:rPr>
              <w:fldChar w:fldCharType="begin"/>
            </w:r>
            <w:r w:rsidR="00EA273B">
              <w:rPr>
                <w:noProof/>
                <w:webHidden/>
              </w:rPr>
              <w:instrText xml:space="preserve"> PAGEREF _Toc482897524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13B28CE9" w14:textId="77777777" w:rsidR="00EA273B" w:rsidRDefault="00DF0703">
          <w:pPr>
            <w:pStyle w:val="TDC3"/>
            <w:tabs>
              <w:tab w:val="left" w:pos="800"/>
              <w:tab w:val="right" w:leader="dot" w:pos="9350"/>
            </w:tabs>
            <w:rPr>
              <w:rFonts w:asciiTheme="minorHAnsi" w:hAnsiTheme="minorHAnsi" w:cstheme="minorBidi"/>
              <w:noProof/>
              <w:sz w:val="24"/>
              <w:szCs w:val="24"/>
            </w:rPr>
          </w:pPr>
          <w:hyperlink w:anchor="_Toc482897525" w:history="1">
            <w:r w:rsidR="00EA273B" w:rsidRPr="00231B3A">
              <w:rPr>
                <w:rStyle w:val="Hipervnculo"/>
                <w:noProof/>
              </w:rPr>
              <w:t>i.</w:t>
            </w:r>
            <w:r w:rsidR="00EA273B">
              <w:rPr>
                <w:rFonts w:asciiTheme="minorHAnsi" w:hAnsiTheme="minorHAnsi" w:cstheme="minorBidi"/>
                <w:noProof/>
                <w:sz w:val="24"/>
                <w:szCs w:val="24"/>
              </w:rPr>
              <w:tab/>
            </w:r>
            <w:r w:rsidR="00EA273B" w:rsidRPr="00231B3A">
              <w:rPr>
                <w:rStyle w:val="Hipervnculo"/>
                <w:noProof/>
              </w:rPr>
              <w:t>Memory Allocation</w:t>
            </w:r>
            <w:r w:rsidR="00EA273B">
              <w:rPr>
                <w:noProof/>
                <w:webHidden/>
              </w:rPr>
              <w:tab/>
            </w:r>
            <w:r w:rsidR="00EA273B">
              <w:rPr>
                <w:noProof/>
                <w:webHidden/>
              </w:rPr>
              <w:fldChar w:fldCharType="begin"/>
            </w:r>
            <w:r w:rsidR="00EA273B">
              <w:rPr>
                <w:noProof/>
                <w:webHidden/>
              </w:rPr>
              <w:instrText xml:space="preserve"> PAGEREF _Toc482897525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43D47733"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26" w:history="1">
            <w:r w:rsidR="00EA273B" w:rsidRPr="00231B3A">
              <w:rPr>
                <w:rStyle w:val="Hipervnculo"/>
                <w:noProof/>
              </w:rPr>
              <w:t>ii.</w:t>
            </w:r>
            <w:r w:rsidR="00EA273B">
              <w:rPr>
                <w:rFonts w:asciiTheme="minorHAnsi" w:hAnsiTheme="minorHAnsi" w:cstheme="minorBidi"/>
                <w:noProof/>
                <w:sz w:val="24"/>
                <w:szCs w:val="24"/>
              </w:rPr>
              <w:tab/>
            </w:r>
            <w:r w:rsidR="00EA273B" w:rsidRPr="00231B3A">
              <w:rPr>
                <w:rStyle w:val="Hipervnculo"/>
                <w:noProof/>
              </w:rPr>
              <w:t>HDFS</w:t>
            </w:r>
            <w:r w:rsidR="00EA273B">
              <w:rPr>
                <w:noProof/>
                <w:webHidden/>
              </w:rPr>
              <w:tab/>
            </w:r>
            <w:r w:rsidR="00EA273B">
              <w:rPr>
                <w:noProof/>
                <w:webHidden/>
              </w:rPr>
              <w:fldChar w:fldCharType="begin"/>
            </w:r>
            <w:r w:rsidR="00EA273B">
              <w:rPr>
                <w:noProof/>
                <w:webHidden/>
              </w:rPr>
              <w:instrText xml:space="preserve"> PAGEREF _Toc482897526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48EDADFA"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27" w:history="1">
            <w:r w:rsidR="00EA273B" w:rsidRPr="00231B3A">
              <w:rPr>
                <w:rStyle w:val="Hipervnculo"/>
                <w:noProof/>
              </w:rPr>
              <w:t>iii.</w:t>
            </w:r>
            <w:r w:rsidR="00EA273B">
              <w:rPr>
                <w:rFonts w:asciiTheme="minorHAnsi" w:hAnsiTheme="minorHAnsi" w:cstheme="minorBidi"/>
                <w:noProof/>
                <w:sz w:val="24"/>
                <w:szCs w:val="24"/>
              </w:rPr>
              <w:tab/>
            </w:r>
            <w:r w:rsidR="00EA273B" w:rsidRPr="00231B3A">
              <w:rPr>
                <w:rStyle w:val="Hipervnculo"/>
                <w:noProof/>
              </w:rPr>
              <w:t>YARN</w:t>
            </w:r>
            <w:r w:rsidR="00EA273B">
              <w:rPr>
                <w:noProof/>
                <w:webHidden/>
              </w:rPr>
              <w:tab/>
            </w:r>
            <w:r w:rsidR="00EA273B">
              <w:rPr>
                <w:noProof/>
                <w:webHidden/>
              </w:rPr>
              <w:fldChar w:fldCharType="begin"/>
            </w:r>
            <w:r w:rsidR="00EA273B">
              <w:rPr>
                <w:noProof/>
                <w:webHidden/>
              </w:rPr>
              <w:instrText xml:space="preserve"> PAGEREF _Toc482897527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6138307A"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28" w:history="1">
            <w:r w:rsidR="00EA273B" w:rsidRPr="00231B3A">
              <w:rPr>
                <w:rStyle w:val="Hipervnculo"/>
                <w:noProof/>
              </w:rPr>
              <w:t>iv.</w:t>
            </w:r>
            <w:r w:rsidR="00EA273B">
              <w:rPr>
                <w:rFonts w:asciiTheme="minorHAnsi" w:hAnsiTheme="minorHAnsi" w:cstheme="minorBidi"/>
                <w:noProof/>
                <w:sz w:val="24"/>
                <w:szCs w:val="24"/>
              </w:rPr>
              <w:tab/>
            </w:r>
            <w:r w:rsidR="00EA273B" w:rsidRPr="00231B3A">
              <w:rPr>
                <w:rStyle w:val="Hipervnculo"/>
                <w:noProof/>
              </w:rPr>
              <w:t>Map Reduce</w:t>
            </w:r>
            <w:r w:rsidR="00EA273B">
              <w:rPr>
                <w:noProof/>
                <w:webHidden/>
              </w:rPr>
              <w:tab/>
            </w:r>
            <w:r w:rsidR="00EA273B">
              <w:rPr>
                <w:noProof/>
                <w:webHidden/>
              </w:rPr>
              <w:fldChar w:fldCharType="begin"/>
            </w:r>
            <w:r w:rsidR="00EA273B">
              <w:rPr>
                <w:noProof/>
                <w:webHidden/>
              </w:rPr>
              <w:instrText xml:space="preserve"> PAGEREF _Toc482897528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43A89E4C"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29" w:history="1">
            <w:r w:rsidR="00EA273B" w:rsidRPr="00231B3A">
              <w:rPr>
                <w:rStyle w:val="Hipervnculo"/>
                <w:noProof/>
              </w:rPr>
              <w:t>v.</w:t>
            </w:r>
            <w:r w:rsidR="00EA273B">
              <w:rPr>
                <w:rFonts w:asciiTheme="minorHAnsi" w:hAnsiTheme="minorHAnsi" w:cstheme="minorBidi"/>
                <w:noProof/>
                <w:sz w:val="24"/>
                <w:szCs w:val="24"/>
              </w:rPr>
              <w:tab/>
            </w:r>
            <w:r w:rsidR="00EA273B" w:rsidRPr="00231B3A">
              <w:rPr>
                <w:rStyle w:val="Hipervnculo"/>
                <w:noProof/>
              </w:rPr>
              <w:t>Impala</w:t>
            </w:r>
            <w:r w:rsidR="00EA273B">
              <w:rPr>
                <w:noProof/>
                <w:webHidden/>
              </w:rPr>
              <w:tab/>
            </w:r>
            <w:r w:rsidR="00EA273B">
              <w:rPr>
                <w:noProof/>
                <w:webHidden/>
              </w:rPr>
              <w:fldChar w:fldCharType="begin"/>
            </w:r>
            <w:r w:rsidR="00EA273B">
              <w:rPr>
                <w:noProof/>
                <w:webHidden/>
              </w:rPr>
              <w:instrText xml:space="preserve"> PAGEREF _Toc482897529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36CDAB9E"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30" w:history="1">
            <w:r w:rsidR="00EA273B" w:rsidRPr="00231B3A">
              <w:rPr>
                <w:rStyle w:val="Hipervnculo"/>
                <w:noProof/>
              </w:rPr>
              <w:t>vi.</w:t>
            </w:r>
            <w:r w:rsidR="00EA273B">
              <w:rPr>
                <w:rFonts w:asciiTheme="minorHAnsi" w:hAnsiTheme="minorHAnsi" w:cstheme="minorBidi"/>
                <w:noProof/>
                <w:sz w:val="24"/>
                <w:szCs w:val="24"/>
              </w:rPr>
              <w:tab/>
            </w:r>
            <w:r w:rsidR="00EA273B" w:rsidRPr="00231B3A">
              <w:rPr>
                <w:rStyle w:val="Hipervnculo"/>
                <w:noProof/>
              </w:rPr>
              <w:t>HBase</w:t>
            </w:r>
            <w:r w:rsidR="00EA273B">
              <w:rPr>
                <w:noProof/>
                <w:webHidden/>
              </w:rPr>
              <w:tab/>
            </w:r>
            <w:r w:rsidR="00EA273B">
              <w:rPr>
                <w:noProof/>
                <w:webHidden/>
              </w:rPr>
              <w:fldChar w:fldCharType="begin"/>
            </w:r>
            <w:r w:rsidR="00EA273B">
              <w:rPr>
                <w:noProof/>
                <w:webHidden/>
              </w:rPr>
              <w:instrText xml:space="preserve"> PAGEREF _Toc482897530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0B3D965B"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31" w:history="1">
            <w:r w:rsidR="00EA273B" w:rsidRPr="00231B3A">
              <w:rPr>
                <w:rStyle w:val="Hipervnculo"/>
                <w:noProof/>
              </w:rPr>
              <w:t>vii.</w:t>
            </w:r>
            <w:r w:rsidR="00EA273B">
              <w:rPr>
                <w:rFonts w:asciiTheme="minorHAnsi" w:hAnsiTheme="minorHAnsi" w:cstheme="minorBidi"/>
                <w:b w:val="0"/>
                <w:bCs w:val="0"/>
                <w:noProof/>
                <w:sz w:val="24"/>
                <w:szCs w:val="24"/>
              </w:rPr>
              <w:tab/>
            </w:r>
            <w:r w:rsidR="00EA273B" w:rsidRPr="00231B3A">
              <w:rPr>
                <w:rStyle w:val="Hipervnculo"/>
                <w:noProof/>
              </w:rPr>
              <w:t>Resource Scheduling</w:t>
            </w:r>
            <w:r w:rsidR="00EA273B">
              <w:rPr>
                <w:noProof/>
                <w:webHidden/>
              </w:rPr>
              <w:tab/>
            </w:r>
            <w:r w:rsidR="00EA273B">
              <w:rPr>
                <w:noProof/>
                <w:webHidden/>
              </w:rPr>
              <w:fldChar w:fldCharType="begin"/>
            </w:r>
            <w:r w:rsidR="00EA273B">
              <w:rPr>
                <w:noProof/>
                <w:webHidden/>
              </w:rPr>
              <w:instrText xml:space="preserve"> PAGEREF _Toc482897531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54BDDF40"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32" w:history="1">
            <w:r w:rsidR="00EA273B" w:rsidRPr="00231B3A">
              <w:rPr>
                <w:rStyle w:val="Hipervnculo"/>
                <w:noProof/>
              </w:rPr>
              <w:t>viii.</w:t>
            </w:r>
            <w:r w:rsidR="00EA273B">
              <w:rPr>
                <w:rFonts w:asciiTheme="minorHAnsi" w:hAnsiTheme="minorHAnsi" w:cstheme="minorBidi"/>
                <w:noProof/>
                <w:sz w:val="24"/>
                <w:szCs w:val="24"/>
              </w:rPr>
              <w:tab/>
            </w:r>
            <w:r w:rsidR="00EA273B" w:rsidRPr="00231B3A">
              <w:rPr>
                <w:rStyle w:val="Hipervnculo"/>
                <w:noProof/>
              </w:rPr>
              <w:t>Static Service Pools</w:t>
            </w:r>
            <w:r w:rsidR="00EA273B">
              <w:rPr>
                <w:noProof/>
                <w:webHidden/>
              </w:rPr>
              <w:tab/>
            </w:r>
            <w:r w:rsidR="00EA273B">
              <w:rPr>
                <w:noProof/>
                <w:webHidden/>
              </w:rPr>
              <w:fldChar w:fldCharType="begin"/>
            </w:r>
            <w:r w:rsidR="00EA273B">
              <w:rPr>
                <w:noProof/>
                <w:webHidden/>
              </w:rPr>
              <w:instrText xml:space="preserve"> PAGEREF _Toc482897532 \h </w:instrText>
            </w:r>
            <w:r w:rsidR="00EA273B">
              <w:rPr>
                <w:noProof/>
                <w:webHidden/>
              </w:rPr>
            </w:r>
            <w:r w:rsidR="00EA273B">
              <w:rPr>
                <w:noProof/>
                <w:webHidden/>
              </w:rPr>
              <w:fldChar w:fldCharType="separate"/>
            </w:r>
            <w:r w:rsidR="00EA273B">
              <w:rPr>
                <w:noProof/>
                <w:webHidden/>
              </w:rPr>
              <w:t>11</w:t>
            </w:r>
            <w:r w:rsidR="00EA273B">
              <w:rPr>
                <w:noProof/>
                <w:webHidden/>
              </w:rPr>
              <w:fldChar w:fldCharType="end"/>
            </w:r>
          </w:hyperlink>
        </w:p>
        <w:p w14:paraId="132A6AF3"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33" w:history="1">
            <w:r w:rsidR="00EA273B" w:rsidRPr="00231B3A">
              <w:rPr>
                <w:rStyle w:val="Hipervnculo"/>
                <w:noProof/>
              </w:rPr>
              <w:t>ix.</w:t>
            </w:r>
            <w:r w:rsidR="00EA273B">
              <w:rPr>
                <w:rFonts w:asciiTheme="minorHAnsi" w:hAnsiTheme="minorHAnsi" w:cstheme="minorBidi"/>
                <w:noProof/>
                <w:sz w:val="24"/>
                <w:szCs w:val="24"/>
              </w:rPr>
              <w:tab/>
            </w:r>
            <w:r w:rsidR="00EA273B" w:rsidRPr="00231B3A">
              <w:rPr>
                <w:rStyle w:val="Hipervnculo"/>
                <w:noProof/>
              </w:rPr>
              <w:t>Dynamic Resource Pools</w:t>
            </w:r>
            <w:r w:rsidR="00EA273B">
              <w:rPr>
                <w:noProof/>
                <w:webHidden/>
              </w:rPr>
              <w:tab/>
            </w:r>
            <w:r w:rsidR="00EA273B">
              <w:rPr>
                <w:noProof/>
                <w:webHidden/>
              </w:rPr>
              <w:fldChar w:fldCharType="begin"/>
            </w:r>
            <w:r w:rsidR="00EA273B">
              <w:rPr>
                <w:noProof/>
                <w:webHidden/>
              </w:rPr>
              <w:instrText xml:space="preserve"> PAGEREF _Toc482897533 \h </w:instrText>
            </w:r>
            <w:r w:rsidR="00EA273B">
              <w:rPr>
                <w:noProof/>
                <w:webHidden/>
              </w:rPr>
            </w:r>
            <w:r w:rsidR="00EA273B">
              <w:rPr>
                <w:noProof/>
                <w:webHidden/>
              </w:rPr>
              <w:fldChar w:fldCharType="separate"/>
            </w:r>
            <w:r w:rsidR="00EA273B">
              <w:rPr>
                <w:noProof/>
                <w:webHidden/>
              </w:rPr>
              <w:t>12</w:t>
            </w:r>
            <w:r w:rsidR="00EA273B">
              <w:rPr>
                <w:noProof/>
                <w:webHidden/>
              </w:rPr>
              <w:fldChar w:fldCharType="end"/>
            </w:r>
          </w:hyperlink>
        </w:p>
        <w:p w14:paraId="5D55B7CE"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34" w:history="1">
            <w:r w:rsidR="00EA273B" w:rsidRPr="00231B3A">
              <w:rPr>
                <w:rStyle w:val="Hipervnculo"/>
                <w:noProof/>
              </w:rPr>
              <w:t>6.</w:t>
            </w:r>
            <w:r w:rsidR="00EA273B">
              <w:rPr>
                <w:rFonts w:asciiTheme="minorHAnsi" w:hAnsiTheme="minorHAnsi" w:cstheme="minorBidi"/>
                <w:b w:val="0"/>
                <w:bCs w:val="0"/>
                <w:noProof/>
              </w:rPr>
              <w:tab/>
            </w:r>
            <w:r w:rsidR="00EA273B" w:rsidRPr="00231B3A">
              <w:rPr>
                <w:rStyle w:val="Hipervnculo"/>
                <w:noProof/>
              </w:rPr>
              <w:t>Security</w:t>
            </w:r>
            <w:r w:rsidR="00EA273B">
              <w:rPr>
                <w:noProof/>
                <w:webHidden/>
              </w:rPr>
              <w:tab/>
            </w:r>
            <w:r w:rsidR="00EA273B">
              <w:rPr>
                <w:noProof/>
                <w:webHidden/>
              </w:rPr>
              <w:fldChar w:fldCharType="begin"/>
            </w:r>
            <w:r w:rsidR="00EA273B">
              <w:rPr>
                <w:noProof/>
                <w:webHidden/>
              </w:rPr>
              <w:instrText xml:space="preserve"> PAGEREF _Toc482897534 \h </w:instrText>
            </w:r>
            <w:r w:rsidR="00EA273B">
              <w:rPr>
                <w:noProof/>
                <w:webHidden/>
              </w:rPr>
            </w:r>
            <w:r w:rsidR="00EA273B">
              <w:rPr>
                <w:noProof/>
                <w:webHidden/>
              </w:rPr>
              <w:fldChar w:fldCharType="separate"/>
            </w:r>
            <w:r w:rsidR="00EA273B">
              <w:rPr>
                <w:noProof/>
                <w:webHidden/>
              </w:rPr>
              <w:t>12</w:t>
            </w:r>
            <w:r w:rsidR="00EA273B">
              <w:rPr>
                <w:noProof/>
                <w:webHidden/>
              </w:rPr>
              <w:fldChar w:fldCharType="end"/>
            </w:r>
          </w:hyperlink>
        </w:p>
        <w:p w14:paraId="3C793746"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35" w:history="1">
            <w:r w:rsidR="00EA273B" w:rsidRPr="00231B3A">
              <w:rPr>
                <w:rStyle w:val="Hipervnculo"/>
                <w:noProof/>
              </w:rPr>
              <w:t>a.</w:t>
            </w:r>
            <w:r w:rsidR="00EA273B">
              <w:rPr>
                <w:rFonts w:asciiTheme="minorHAnsi" w:hAnsiTheme="minorHAnsi" w:cstheme="minorBidi"/>
                <w:b w:val="0"/>
                <w:bCs w:val="0"/>
                <w:noProof/>
                <w:sz w:val="24"/>
                <w:szCs w:val="24"/>
              </w:rPr>
              <w:tab/>
            </w:r>
            <w:r w:rsidR="00EA273B" w:rsidRPr="00231B3A">
              <w:rPr>
                <w:rStyle w:val="Hipervnculo"/>
                <w:noProof/>
              </w:rPr>
              <w:t>Secure Access / Firewalls</w:t>
            </w:r>
            <w:r w:rsidR="00EA273B">
              <w:rPr>
                <w:noProof/>
                <w:webHidden/>
              </w:rPr>
              <w:tab/>
            </w:r>
            <w:r w:rsidR="00EA273B">
              <w:rPr>
                <w:noProof/>
                <w:webHidden/>
              </w:rPr>
              <w:fldChar w:fldCharType="begin"/>
            </w:r>
            <w:r w:rsidR="00EA273B">
              <w:rPr>
                <w:noProof/>
                <w:webHidden/>
              </w:rPr>
              <w:instrText xml:space="preserve"> PAGEREF _Toc482897535 \h </w:instrText>
            </w:r>
            <w:r w:rsidR="00EA273B">
              <w:rPr>
                <w:noProof/>
                <w:webHidden/>
              </w:rPr>
            </w:r>
            <w:r w:rsidR="00EA273B">
              <w:rPr>
                <w:noProof/>
                <w:webHidden/>
              </w:rPr>
              <w:fldChar w:fldCharType="separate"/>
            </w:r>
            <w:r w:rsidR="00EA273B">
              <w:rPr>
                <w:noProof/>
                <w:webHidden/>
              </w:rPr>
              <w:t>12</w:t>
            </w:r>
            <w:r w:rsidR="00EA273B">
              <w:rPr>
                <w:noProof/>
                <w:webHidden/>
              </w:rPr>
              <w:fldChar w:fldCharType="end"/>
            </w:r>
          </w:hyperlink>
        </w:p>
        <w:p w14:paraId="114A3F51"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36" w:history="1">
            <w:r w:rsidR="00EA273B" w:rsidRPr="00231B3A">
              <w:rPr>
                <w:rStyle w:val="Hipervnculo"/>
                <w:noProof/>
              </w:rPr>
              <w:t>b.</w:t>
            </w:r>
            <w:r w:rsidR="00EA273B">
              <w:rPr>
                <w:rFonts w:asciiTheme="minorHAnsi" w:hAnsiTheme="minorHAnsi" w:cstheme="minorBidi"/>
                <w:b w:val="0"/>
                <w:bCs w:val="0"/>
                <w:noProof/>
                <w:sz w:val="24"/>
                <w:szCs w:val="24"/>
              </w:rPr>
              <w:tab/>
            </w:r>
            <w:r w:rsidR="00EA273B" w:rsidRPr="00231B3A">
              <w:rPr>
                <w:rStyle w:val="Hipervnculo"/>
                <w:noProof/>
              </w:rPr>
              <w:t>Authentication</w:t>
            </w:r>
            <w:r w:rsidR="00EA273B">
              <w:rPr>
                <w:noProof/>
                <w:webHidden/>
              </w:rPr>
              <w:tab/>
            </w:r>
            <w:r w:rsidR="00EA273B">
              <w:rPr>
                <w:noProof/>
                <w:webHidden/>
              </w:rPr>
              <w:fldChar w:fldCharType="begin"/>
            </w:r>
            <w:r w:rsidR="00EA273B">
              <w:rPr>
                <w:noProof/>
                <w:webHidden/>
              </w:rPr>
              <w:instrText xml:space="preserve"> PAGEREF _Toc482897536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686BB375" w14:textId="77777777" w:rsidR="00EA273B" w:rsidRDefault="00DF0703">
          <w:pPr>
            <w:pStyle w:val="TDC3"/>
            <w:tabs>
              <w:tab w:val="left" w:pos="800"/>
              <w:tab w:val="right" w:leader="dot" w:pos="9350"/>
            </w:tabs>
            <w:rPr>
              <w:rFonts w:asciiTheme="minorHAnsi" w:hAnsiTheme="minorHAnsi" w:cstheme="minorBidi"/>
              <w:noProof/>
              <w:sz w:val="24"/>
              <w:szCs w:val="24"/>
            </w:rPr>
          </w:pPr>
          <w:hyperlink w:anchor="_Toc482897537" w:history="1">
            <w:r w:rsidR="00EA273B" w:rsidRPr="00231B3A">
              <w:rPr>
                <w:rStyle w:val="Hipervnculo"/>
                <w:noProof/>
              </w:rPr>
              <w:t>i.</w:t>
            </w:r>
            <w:r w:rsidR="00EA273B">
              <w:rPr>
                <w:rFonts w:asciiTheme="minorHAnsi" w:hAnsiTheme="minorHAnsi" w:cstheme="minorBidi"/>
                <w:noProof/>
                <w:sz w:val="24"/>
                <w:szCs w:val="24"/>
              </w:rPr>
              <w:tab/>
            </w:r>
            <w:r w:rsidR="00EA273B" w:rsidRPr="00231B3A">
              <w:rPr>
                <w:rStyle w:val="Hipervnculo"/>
                <w:noProof/>
              </w:rPr>
              <w:t>Users and Actors</w:t>
            </w:r>
            <w:r w:rsidR="00EA273B">
              <w:rPr>
                <w:noProof/>
                <w:webHidden/>
              </w:rPr>
              <w:tab/>
            </w:r>
            <w:r w:rsidR="00EA273B">
              <w:rPr>
                <w:noProof/>
                <w:webHidden/>
              </w:rPr>
              <w:fldChar w:fldCharType="begin"/>
            </w:r>
            <w:r w:rsidR="00EA273B">
              <w:rPr>
                <w:noProof/>
                <w:webHidden/>
              </w:rPr>
              <w:instrText xml:space="preserve"> PAGEREF _Toc482897537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06D06FB7"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38" w:history="1">
            <w:r w:rsidR="00EA273B" w:rsidRPr="00231B3A">
              <w:rPr>
                <w:rStyle w:val="Hipervnculo"/>
                <w:noProof/>
              </w:rPr>
              <w:t>ii.</w:t>
            </w:r>
            <w:r w:rsidR="00EA273B">
              <w:rPr>
                <w:rFonts w:asciiTheme="minorHAnsi" w:hAnsiTheme="minorHAnsi" w:cstheme="minorBidi"/>
                <w:noProof/>
                <w:sz w:val="24"/>
                <w:szCs w:val="24"/>
              </w:rPr>
              <w:tab/>
            </w:r>
            <w:r w:rsidR="00EA273B" w:rsidRPr="00231B3A">
              <w:rPr>
                <w:rStyle w:val="Hipervnculo"/>
                <w:noProof/>
              </w:rPr>
              <w:t>Server Access</w:t>
            </w:r>
            <w:r w:rsidR="00EA273B">
              <w:rPr>
                <w:noProof/>
                <w:webHidden/>
              </w:rPr>
              <w:tab/>
            </w:r>
            <w:r w:rsidR="00EA273B">
              <w:rPr>
                <w:noProof/>
                <w:webHidden/>
              </w:rPr>
              <w:fldChar w:fldCharType="begin"/>
            </w:r>
            <w:r w:rsidR="00EA273B">
              <w:rPr>
                <w:noProof/>
                <w:webHidden/>
              </w:rPr>
              <w:instrText xml:space="preserve"> PAGEREF _Toc482897538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055A7BA7"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39" w:history="1">
            <w:r w:rsidR="00EA273B" w:rsidRPr="00231B3A">
              <w:rPr>
                <w:rStyle w:val="Hipervnculo"/>
                <w:noProof/>
              </w:rPr>
              <w:t>iii.</w:t>
            </w:r>
            <w:r w:rsidR="00EA273B">
              <w:rPr>
                <w:rFonts w:asciiTheme="minorHAnsi" w:hAnsiTheme="minorHAnsi" w:cstheme="minorBidi"/>
                <w:noProof/>
                <w:sz w:val="24"/>
                <w:szCs w:val="24"/>
              </w:rPr>
              <w:tab/>
            </w:r>
            <w:r w:rsidR="00EA273B" w:rsidRPr="00231B3A">
              <w:rPr>
                <w:rStyle w:val="Hipervnculo"/>
                <w:noProof/>
              </w:rPr>
              <w:t>Web Interfaces</w:t>
            </w:r>
            <w:r w:rsidR="00EA273B">
              <w:rPr>
                <w:noProof/>
                <w:webHidden/>
              </w:rPr>
              <w:tab/>
            </w:r>
            <w:r w:rsidR="00EA273B">
              <w:rPr>
                <w:noProof/>
                <w:webHidden/>
              </w:rPr>
              <w:fldChar w:fldCharType="begin"/>
            </w:r>
            <w:r w:rsidR="00EA273B">
              <w:rPr>
                <w:noProof/>
                <w:webHidden/>
              </w:rPr>
              <w:instrText xml:space="preserve"> PAGEREF _Toc482897539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7B4663AC"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40" w:history="1">
            <w:r w:rsidR="00EA273B" w:rsidRPr="00231B3A">
              <w:rPr>
                <w:rStyle w:val="Hipervnculo"/>
                <w:noProof/>
              </w:rPr>
              <w:t>c.</w:t>
            </w:r>
            <w:r w:rsidR="00EA273B">
              <w:rPr>
                <w:rFonts w:asciiTheme="minorHAnsi" w:hAnsiTheme="minorHAnsi" w:cstheme="minorBidi"/>
                <w:b w:val="0"/>
                <w:bCs w:val="0"/>
                <w:noProof/>
                <w:sz w:val="24"/>
                <w:szCs w:val="24"/>
              </w:rPr>
              <w:tab/>
            </w:r>
            <w:r w:rsidR="00EA273B" w:rsidRPr="00231B3A">
              <w:rPr>
                <w:rStyle w:val="Hipervnculo"/>
                <w:noProof/>
              </w:rPr>
              <w:t>Kerberos</w:t>
            </w:r>
            <w:r w:rsidR="00EA273B">
              <w:rPr>
                <w:noProof/>
                <w:webHidden/>
              </w:rPr>
              <w:tab/>
            </w:r>
            <w:r w:rsidR="00EA273B">
              <w:rPr>
                <w:noProof/>
                <w:webHidden/>
              </w:rPr>
              <w:fldChar w:fldCharType="begin"/>
            </w:r>
            <w:r w:rsidR="00EA273B">
              <w:rPr>
                <w:noProof/>
                <w:webHidden/>
              </w:rPr>
              <w:instrText xml:space="preserve"> PAGEREF _Toc482897540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566AAB8E"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41" w:history="1">
            <w:r w:rsidR="00EA273B" w:rsidRPr="00231B3A">
              <w:rPr>
                <w:rStyle w:val="Hipervnculo"/>
                <w:noProof/>
              </w:rPr>
              <w:t>d.</w:t>
            </w:r>
            <w:r w:rsidR="00EA273B">
              <w:rPr>
                <w:rFonts w:asciiTheme="minorHAnsi" w:hAnsiTheme="minorHAnsi" w:cstheme="minorBidi"/>
                <w:b w:val="0"/>
                <w:bCs w:val="0"/>
                <w:noProof/>
                <w:sz w:val="24"/>
                <w:szCs w:val="24"/>
              </w:rPr>
              <w:tab/>
            </w:r>
            <w:r w:rsidR="00EA273B" w:rsidRPr="00231B3A">
              <w:rPr>
                <w:rStyle w:val="Hipervnculo"/>
                <w:noProof/>
              </w:rPr>
              <w:t>Authorization</w:t>
            </w:r>
            <w:r w:rsidR="00EA273B">
              <w:rPr>
                <w:noProof/>
                <w:webHidden/>
              </w:rPr>
              <w:tab/>
            </w:r>
            <w:r w:rsidR="00EA273B">
              <w:rPr>
                <w:noProof/>
                <w:webHidden/>
              </w:rPr>
              <w:fldChar w:fldCharType="begin"/>
            </w:r>
            <w:r w:rsidR="00EA273B">
              <w:rPr>
                <w:noProof/>
                <w:webHidden/>
              </w:rPr>
              <w:instrText xml:space="preserve"> PAGEREF _Toc482897541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554439FB" w14:textId="77777777" w:rsidR="00EA273B" w:rsidRDefault="00DF0703">
          <w:pPr>
            <w:pStyle w:val="TDC3"/>
            <w:tabs>
              <w:tab w:val="left" w:pos="800"/>
              <w:tab w:val="right" w:leader="dot" w:pos="9350"/>
            </w:tabs>
            <w:rPr>
              <w:rFonts w:asciiTheme="minorHAnsi" w:hAnsiTheme="minorHAnsi" w:cstheme="minorBidi"/>
              <w:noProof/>
              <w:sz w:val="24"/>
              <w:szCs w:val="24"/>
            </w:rPr>
          </w:pPr>
          <w:hyperlink w:anchor="_Toc482897542" w:history="1">
            <w:r w:rsidR="00EA273B" w:rsidRPr="00231B3A">
              <w:rPr>
                <w:rStyle w:val="Hipervnculo"/>
                <w:noProof/>
              </w:rPr>
              <w:t>i.</w:t>
            </w:r>
            <w:r w:rsidR="00EA273B">
              <w:rPr>
                <w:rFonts w:asciiTheme="minorHAnsi" w:hAnsiTheme="minorHAnsi" w:cstheme="minorBidi"/>
                <w:noProof/>
                <w:sz w:val="24"/>
                <w:szCs w:val="24"/>
              </w:rPr>
              <w:tab/>
            </w:r>
            <w:r w:rsidR="00EA273B" w:rsidRPr="00231B3A">
              <w:rPr>
                <w:rStyle w:val="Hipervnculo"/>
                <w:noProof/>
              </w:rPr>
              <w:t>HDFS ACLs</w:t>
            </w:r>
            <w:r w:rsidR="00EA273B">
              <w:rPr>
                <w:noProof/>
                <w:webHidden/>
              </w:rPr>
              <w:tab/>
            </w:r>
            <w:r w:rsidR="00EA273B">
              <w:rPr>
                <w:noProof/>
                <w:webHidden/>
              </w:rPr>
              <w:fldChar w:fldCharType="begin"/>
            </w:r>
            <w:r w:rsidR="00EA273B">
              <w:rPr>
                <w:noProof/>
                <w:webHidden/>
              </w:rPr>
              <w:instrText xml:space="preserve"> PAGEREF _Toc482897542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35713264"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43" w:history="1">
            <w:r w:rsidR="00EA273B" w:rsidRPr="00231B3A">
              <w:rPr>
                <w:rStyle w:val="Hipervnculo"/>
                <w:noProof/>
              </w:rPr>
              <w:t>ii.</w:t>
            </w:r>
            <w:r w:rsidR="00EA273B">
              <w:rPr>
                <w:rFonts w:asciiTheme="minorHAnsi" w:hAnsiTheme="minorHAnsi" w:cstheme="minorBidi"/>
                <w:noProof/>
                <w:sz w:val="24"/>
                <w:szCs w:val="24"/>
              </w:rPr>
              <w:tab/>
            </w:r>
            <w:r w:rsidR="00EA273B" w:rsidRPr="00231B3A">
              <w:rPr>
                <w:rStyle w:val="Hipervnculo"/>
                <w:noProof/>
              </w:rPr>
              <w:t>Linux Filesystem ACLs</w:t>
            </w:r>
            <w:r w:rsidR="00EA273B">
              <w:rPr>
                <w:noProof/>
                <w:webHidden/>
              </w:rPr>
              <w:tab/>
            </w:r>
            <w:r w:rsidR="00EA273B">
              <w:rPr>
                <w:noProof/>
                <w:webHidden/>
              </w:rPr>
              <w:fldChar w:fldCharType="begin"/>
            </w:r>
            <w:r w:rsidR="00EA273B">
              <w:rPr>
                <w:noProof/>
                <w:webHidden/>
              </w:rPr>
              <w:instrText xml:space="preserve"> PAGEREF _Toc482897543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52A708DC"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44" w:history="1">
            <w:r w:rsidR="00EA273B" w:rsidRPr="00231B3A">
              <w:rPr>
                <w:rStyle w:val="Hipervnculo"/>
                <w:noProof/>
              </w:rPr>
              <w:t>e.</w:t>
            </w:r>
            <w:r w:rsidR="00EA273B">
              <w:rPr>
                <w:rFonts w:asciiTheme="minorHAnsi" w:hAnsiTheme="minorHAnsi" w:cstheme="minorBidi"/>
                <w:b w:val="0"/>
                <w:bCs w:val="0"/>
                <w:noProof/>
                <w:sz w:val="24"/>
                <w:szCs w:val="24"/>
              </w:rPr>
              <w:tab/>
            </w:r>
            <w:r w:rsidR="00EA273B" w:rsidRPr="00231B3A">
              <w:rPr>
                <w:rStyle w:val="Hipervnculo"/>
                <w:noProof/>
              </w:rPr>
              <w:t>Accounting</w:t>
            </w:r>
            <w:r w:rsidR="00EA273B">
              <w:rPr>
                <w:noProof/>
                <w:webHidden/>
              </w:rPr>
              <w:tab/>
            </w:r>
            <w:r w:rsidR="00EA273B">
              <w:rPr>
                <w:noProof/>
                <w:webHidden/>
              </w:rPr>
              <w:fldChar w:fldCharType="begin"/>
            </w:r>
            <w:r w:rsidR="00EA273B">
              <w:rPr>
                <w:noProof/>
                <w:webHidden/>
              </w:rPr>
              <w:instrText xml:space="preserve"> PAGEREF _Toc482897544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6D0BB44A" w14:textId="77777777" w:rsidR="00EA273B" w:rsidRDefault="00DF0703">
          <w:pPr>
            <w:pStyle w:val="TDC3"/>
            <w:tabs>
              <w:tab w:val="left" w:pos="800"/>
              <w:tab w:val="right" w:leader="dot" w:pos="9350"/>
            </w:tabs>
            <w:rPr>
              <w:rFonts w:asciiTheme="minorHAnsi" w:hAnsiTheme="minorHAnsi" w:cstheme="minorBidi"/>
              <w:noProof/>
              <w:sz w:val="24"/>
              <w:szCs w:val="24"/>
            </w:rPr>
          </w:pPr>
          <w:hyperlink w:anchor="_Toc482897545" w:history="1">
            <w:r w:rsidR="00EA273B" w:rsidRPr="00231B3A">
              <w:rPr>
                <w:rStyle w:val="Hipervnculo"/>
                <w:noProof/>
              </w:rPr>
              <w:t>i.</w:t>
            </w:r>
            <w:r w:rsidR="00EA273B">
              <w:rPr>
                <w:rFonts w:asciiTheme="minorHAnsi" w:hAnsiTheme="minorHAnsi" w:cstheme="minorBidi"/>
                <w:noProof/>
                <w:sz w:val="24"/>
                <w:szCs w:val="24"/>
              </w:rPr>
              <w:tab/>
            </w:r>
            <w:r w:rsidR="00EA273B" w:rsidRPr="00231B3A">
              <w:rPr>
                <w:rStyle w:val="Hipervnculo"/>
                <w:noProof/>
              </w:rPr>
              <w:t>Access and Audit Logs</w:t>
            </w:r>
            <w:r w:rsidR="00EA273B">
              <w:rPr>
                <w:noProof/>
                <w:webHidden/>
              </w:rPr>
              <w:tab/>
            </w:r>
            <w:r w:rsidR="00EA273B">
              <w:rPr>
                <w:noProof/>
                <w:webHidden/>
              </w:rPr>
              <w:fldChar w:fldCharType="begin"/>
            </w:r>
            <w:r w:rsidR="00EA273B">
              <w:rPr>
                <w:noProof/>
                <w:webHidden/>
              </w:rPr>
              <w:instrText xml:space="preserve"> PAGEREF _Toc482897545 \h </w:instrText>
            </w:r>
            <w:r w:rsidR="00EA273B">
              <w:rPr>
                <w:noProof/>
                <w:webHidden/>
              </w:rPr>
            </w:r>
            <w:r w:rsidR="00EA273B">
              <w:rPr>
                <w:noProof/>
                <w:webHidden/>
              </w:rPr>
              <w:fldChar w:fldCharType="separate"/>
            </w:r>
            <w:r w:rsidR="00EA273B">
              <w:rPr>
                <w:noProof/>
                <w:webHidden/>
              </w:rPr>
              <w:t>13</w:t>
            </w:r>
            <w:r w:rsidR="00EA273B">
              <w:rPr>
                <w:noProof/>
                <w:webHidden/>
              </w:rPr>
              <w:fldChar w:fldCharType="end"/>
            </w:r>
          </w:hyperlink>
        </w:p>
        <w:p w14:paraId="751068F3" w14:textId="77777777" w:rsidR="00EA273B" w:rsidRDefault="00DF0703">
          <w:pPr>
            <w:pStyle w:val="TDC3"/>
            <w:tabs>
              <w:tab w:val="left" w:pos="800"/>
              <w:tab w:val="right" w:leader="dot" w:pos="9350"/>
            </w:tabs>
            <w:rPr>
              <w:rFonts w:asciiTheme="minorHAnsi" w:hAnsiTheme="minorHAnsi" w:cstheme="minorBidi"/>
              <w:noProof/>
              <w:sz w:val="24"/>
              <w:szCs w:val="24"/>
            </w:rPr>
          </w:pPr>
          <w:hyperlink w:anchor="_Toc482897546" w:history="1">
            <w:r w:rsidR="00EA273B" w:rsidRPr="00231B3A">
              <w:rPr>
                <w:rStyle w:val="Hipervnculo"/>
                <w:noProof/>
              </w:rPr>
              <w:t>f.</w:t>
            </w:r>
            <w:r w:rsidR="00EA273B">
              <w:rPr>
                <w:rFonts w:asciiTheme="minorHAnsi" w:hAnsiTheme="minorHAnsi" w:cstheme="minorBidi"/>
                <w:noProof/>
                <w:sz w:val="24"/>
                <w:szCs w:val="24"/>
              </w:rPr>
              <w:tab/>
            </w:r>
            <w:r w:rsidR="00EA273B" w:rsidRPr="00231B3A">
              <w:rPr>
                <w:rStyle w:val="Hipervnculo"/>
                <w:noProof/>
              </w:rPr>
              <w:t>Cloudera Navigator</w:t>
            </w:r>
            <w:r w:rsidR="00EA273B">
              <w:rPr>
                <w:noProof/>
                <w:webHidden/>
              </w:rPr>
              <w:tab/>
            </w:r>
            <w:r w:rsidR="00EA273B">
              <w:rPr>
                <w:noProof/>
                <w:webHidden/>
              </w:rPr>
              <w:fldChar w:fldCharType="begin"/>
            </w:r>
            <w:r w:rsidR="00EA273B">
              <w:rPr>
                <w:noProof/>
                <w:webHidden/>
              </w:rPr>
              <w:instrText xml:space="preserve"> PAGEREF _Toc482897546 \h </w:instrText>
            </w:r>
            <w:r w:rsidR="00EA273B">
              <w:rPr>
                <w:noProof/>
                <w:webHidden/>
              </w:rPr>
            </w:r>
            <w:r w:rsidR="00EA273B">
              <w:rPr>
                <w:noProof/>
                <w:webHidden/>
              </w:rPr>
              <w:fldChar w:fldCharType="separate"/>
            </w:r>
            <w:r w:rsidR="00EA273B">
              <w:rPr>
                <w:noProof/>
                <w:webHidden/>
              </w:rPr>
              <w:t>14</w:t>
            </w:r>
            <w:r w:rsidR="00EA273B">
              <w:rPr>
                <w:noProof/>
                <w:webHidden/>
              </w:rPr>
              <w:fldChar w:fldCharType="end"/>
            </w:r>
          </w:hyperlink>
        </w:p>
        <w:p w14:paraId="11972C0A"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47" w:history="1">
            <w:r w:rsidR="00EA273B" w:rsidRPr="00231B3A">
              <w:rPr>
                <w:rStyle w:val="Hipervnculo"/>
                <w:noProof/>
              </w:rPr>
              <w:t>g.</w:t>
            </w:r>
            <w:r w:rsidR="00EA273B">
              <w:rPr>
                <w:rFonts w:asciiTheme="minorHAnsi" w:hAnsiTheme="minorHAnsi" w:cstheme="minorBidi"/>
                <w:b w:val="0"/>
                <w:bCs w:val="0"/>
                <w:noProof/>
                <w:sz w:val="24"/>
                <w:szCs w:val="24"/>
              </w:rPr>
              <w:tab/>
            </w:r>
            <w:r w:rsidR="00EA273B" w:rsidRPr="00231B3A">
              <w:rPr>
                <w:rStyle w:val="Hipervnculo"/>
                <w:noProof/>
              </w:rPr>
              <w:t>Encryption</w:t>
            </w:r>
            <w:r w:rsidR="00EA273B">
              <w:rPr>
                <w:noProof/>
                <w:webHidden/>
              </w:rPr>
              <w:tab/>
            </w:r>
            <w:r w:rsidR="00EA273B">
              <w:rPr>
                <w:noProof/>
                <w:webHidden/>
              </w:rPr>
              <w:fldChar w:fldCharType="begin"/>
            </w:r>
            <w:r w:rsidR="00EA273B">
              <w:rPr>
                <w:noProof/>
                <w:webHidden/>
              </w:rPr>
              <w:instrText xml:space="preserve"> PAGEREF _Toc482897547 \h </w:instrText>
            </w:r>
            <w:r w:rsidR="00EA273B">
              <w:rPr>
                <w:noProof/>
                <w:webHidden/>
              </w:rPr>
            </w:r>
            <w:r w:rsidR="00EA273B">
              <w:rPr>
                <w:noProof/>
                <w:webHidden/>
              </w:rPr>
              <w:fldChar w:fldCharType="separate"/>
            </w:r>
            <w:r w:rsidR="00EA273B">
              <w:rPr>
                <w:noProof/>
                <w:webHidden/>
              </w:rPr>
              <w:t>14</w:t>
            </w:r>
            <w:r w:rsidR="00EA273B">
              <w:rPr>
                <w:noProof/>
                <w:webHidden/>
              </w:rPr>
              <w:fldChar w:fldCharType="end"/>
            </w:r>
          </w:hyperlink>
        </w:p>
        <w:p w14:paraId="6F81358D" w14:textId="77777777" w:rsidR="00EA273B" w:rsidRDefault="00DF0703">
          <w:pPr>
            <w:pStyle w:val="TDC3"/>
            <w:tabs>
              <w:tab w:val="left" w:pos="800"/>
              <w:tab w:val="right" w:leader="dot" w:pos="9350"/>
            </w:tabs>
            <w:rPr>
              <w:rFonts w:asciiTheme="minorHAnsi" w:hAnsiTheme="minorHAnsi" w:cstheme="minorBidi"/>
              <w:noProof/>
              <w:sz w:val="24"/>
              <w:szCs w:val="24"/>
            </w:rPr>
          </w:pPr>
          <w:hyperlink w:anchor="_Toc482897548" w:history="1">
            <w:r w:rsidR="00EA273B" w:rsidRPr="00231B3A">
              <w:rPr>
                <w:rStyle w:val="Hipervnculo"/>
                <w:noProof/>
              </w:rPr>
              <w:t>i.</w:t>
            </w:r>
            <w:r w:rsidR="00EA273B">
              <w:rPr>
                <w:rFonts w:asciiTheme="minorHAnsi" w:hAnsiTheme="minorHAnsi" w:cstheme="minorBidi"/>
                <w:noProof/>
                <w:sz w:val="24"/>
                <w:szCs w:val="24"/>
              </w:rPr>
              <w:tab/>
            </w:r>
            <w:r w:rsidR="00EA273B" w:rsidRPr="00231B3A">
              <w:rPr>
                <w:rStyle w:val="Hipervnculo"/>
                <w:noProof/>
              </w:rPr>
              <w:t>TLS for Cloudera Management Traffic</w:t>
            </w:r>
            <w:r w:rsidR="00EA273B">
              <w:rPr>
                <w:noProof/>
                <w:webHidden/>
              </w:rPr>
              <w:tab/>
            </w:r>
            <w:r w:rsidR="00EA273B">
              <w:rPr>
                <w:noProof/>
                <w:webHidden/>
              </w:rPr>
              <w:fldChar w:fldCharType="begin"/>
            </w:r>
            <w:r w:rsidR="00EA273B">
              <w:rPr>
                <w:noProof/>
                <w:webHidden/>
              </w:rPr>
              <w:instrText xml:space="preserve"> PAGEREF _Toc482897548 \h </w:instrText>
            </w:r>
            <w:r w:rsidR="00EA273B">
              <w:rPr>
                <w:noProof/>
                <w:webHidden/>
              </w:rPr>
            </w:r>
            <w:r w:rsidR="00EA273B">
              <w:rPr>
                <w:noProof/>
                <w:webHidden/>
              </w:rPr>
              <w:fldChar w:fldCharType="separate"/>
            </w:r>
            <w:r w:rsidR="00EA273B">
              <w:rPr>
                <w:noProof/>
                <w:webHidden/>
              </w:rPr>
              <w:t>14</w:t>
            </w:r>
            <w:r w:rsidR="00EA273B">
              <w:rPr>
                <w:noProof/>
                <w:webHidden/>
              </w:rPr>
              <w:fldChar w:fldCharType="end"/>
            </w:r>
          </w:hyperlink>
        </w:p>
        <w:p w14:paraId="4AF04BB9"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49" w:history="1">
            <w:r w:rsidR="00EA273B" w:rsidRPr="00231B3A">
              <w:rPr>
                <w:rStyle w:val="Hipervnculo"/>
                <w:noProof/>
              </w:rPr>
              <w:t>iii.</w:t>
            </w:r>
            <w:r w:rsidR="00EA273B">
              <w:rPr>
                <w:rFonts w:asciiTheme="minorHAnsi" w:hAnsiTheme="minorHAnsi" w:cstheme="minorBidi"/>
                <w:noProof/>
                <w:sz w:val="24"/>
                <w:szCs w:val="24"/>
              </w:rPr>
              <w:tab/>
            </w:r>
            <w:r w:rsidR="00EA273B" w:rsidRPr="00231B3A">
              <w:rPr>
                <w:rStyle w:val="Hipervnculo"/>
                <w:noProof/>
              </w:rPr>
              <w:t>HDFS Transparent Encryption</w:t>
            </w:r>
            <w:r w:rsidR="00EA273B">
              <w:rPr>
                <w:noProof/>
                <w:webHidden/>
              </w:rPr>
              <w:tab/>
            </w:r>
            <w:r w:rsidR="00EA273B">
              <w:rPr>
                <w:noProof/>
                <w:webHidden/>
              </w:rPr>
              <w:fldChar w:fldCharType="begin"/>
            </w:r>
            <w:r w:rsidR="00EA273B">
              <w:rPr>
                <w:noProof/>
                <w:webHidden/>
              </w:rPr>
              <w:instrText xml:space="preserve"> PAGEREF _Toc482897549 \h </w:instrText>
            </w:r>
            <w:r w:rsidR="00EA273B">
              <w:rPr>
                <w:noProof/>
                <w:webHidden/>
              </w:rPr>
            </w:r>
            <w:r w:rsidR="00EA273B">
              <w:rPr>
                <w:noProof/>
                <w:webHidden/>
              </w:rPr>
              <w:fldChar w:fldCharType="separate"/>
            </w:r>
            <w:r w:rsidR="00EA273B">
              <w:rPr>
                <w:noProof/>
                <w:webHidden/>
              </w:rPr>
              <w:t>14</w:t>
            </w:r>
            <w:r w:rsidR="00EA273B">
              <w:rPr>
                <w:noProof/>
                <w:webHidden/>
              </w:rPr>
              <w:fldChar w:fldCharType="end"/>
            </w:r>
          </w:hyperlink>
        </w:p>
        <w:p w14:paraId="7F95C874"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50" w:history="1">
            <w:r w:rsidR="00EA273B" w:rsidRPr="00231B3A">
              <w:rPr>
                <w:rStyle w:val="Hipervnculo"/>
                <w:noProof/>
              </w:rPr>
              <w:t>7.</w:t>
            </w:r>
            <w:r w:rsidR="00EA273B">
              <w:rPr>
                <w:rFonts w:asciiTheme="minorHAnsi" w:hAnsiTheme="minorHAnsi" w:cstheme="minorBidi"/>
                <w:b w:val="0"/>
                <w:bCs w:val="0"/>
                <w:noProof/>
              </w:rPr>
              <w:tab/>
            </w:r>
            <w:r w:rsidR="00EA273B" w:rsidRPr="00231B3A">
              <w:rPr>
                <w:rStyle w:val="Hipervnculo"/>
                <w:noProof/>
              </w:rPr>
              <w:t>Monitoring</w:t>
            </w:r>
            <w:r w:rsidR="00EA273B">
              <w:rPr>
                <w:noProof/>
                <w:webHidden/>
              </w:rPr>
              <w:tab/>
            </w:r>
            <w:r w:rsidR="00EA273B">
              <w:rPr>
                <w:noProof/>
                <w:webHidden/>
              </w:rPr>
              <w:fldChar w:fldCharType="begin"/>
            </w:r>
            <w:r w:rsidR="00EA273B">
              <w:rPr>
                <w:noProof/>
                <w:webHidden/>
              </w:rPr>
              <w:instrText xml:space="preserve"> PAGEREF _Toc482897550 \h </w:instrText>
            </w:r>
            <w:r w:rsidR="00EA273B">
              <w:rPr>
                <w:noProof/>
                <w:webHidden/>
              </w:rPr>
            </w:r>
            <w:r w:rsidR="00EA273B">
              <w:rPr>
                <w:noProof/>
                <w:webHidden/>
              </w:rPr>
              <w:fldChar w:fldCharType="separate"/>
            </w:r>
            <w:r w:rsidR="00EA273B">
              <w:rPr>
                <w:noProof/>
                <w:webHidden/>
              </w:rPr>
              <w:t>14</w:t>
            </w:r>
            <w:r w:rsidR="00EA273B">
              <w:rPr>
                <w:noProof/>
                <w:webHidden/>
              </w:rPr>
              <w:fldChar w:fldCharType="end"/>
            </w:r>
          </w:hyperlink>
        </w:p>
        <w:p w14:paraId="3037F896"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51" w:history="1">
            <w:r w:rsidR="00EA273B" w:rsidRPr="00231B3A">
              <w:rPr>
                <w:rStyle w:val="Hipervnculo"/>
                <w:noProof/>
              </w:rPr>
              <w:t>a.</w:t>
            </w:r>
            <w:r w:rsidR="00EA273B">
              <w:rPr>
                <w:rFonts w:asciiTheme="minorHAnsi" w:hAnsiTheme="minorHAnsi" w:cstheme="minorBidi"/>
                <w:b w:val="0"/>
                <w:bCs w:val="0"/>
                <w:noProof/>
                <w:sz w:val="24"/>
                <w:szCs w:val="24"/>
              </w:rPr>
              <w:tab/>
            </w:r>
            <w:r w:rsidR="00EA273B" w:rsidRPr="00231B3A">
              <w:rPr>
                <w:rStyle w:val="Hipervnculo"/>
                <w:noProof/>
              </w:rPr>
              <w:t>Cloudera Manager</w:t>
            </w:r>
            <w:r w:rsidR="00EA273B">
              <w:rPr>
                <w:noProof/>
                <w:webHidden/>
              </w:rPr>
              <w:tab/>
            </w:r>
            <w:r w:rsidR="00EA273B">
              <w:rPr>
                <w:noProof/>
                <w:webHidden/>
              </w:rPr>
              <w:fldChar w:fldCharType="begin"/>
            </w:r>
            <w:r w:rsidR="00EA273B">
              <w:rPr>
                <w:noProof/>
                <w:webHidden/>
              </w:rPr>
              <w:instrText xml:space="preserve"> PAGEREF _Toc482897551 \h </w:instrText>
            </w:r>
            <w:r w:rsidR="00EA273B">
              <w:rPr>
                <w:noProof/>
                <w:webHidden/>
              </w:rPr>
            </w:r>
            <w:r w:rsidR="00EA273B">
              <w:rPr>
                <w:noProof/>
                <w:webHidden/>
              </w:rPr>
              <w:fldChar w:fldCharType="separate"/>
            </w:r>
            <w:r w:rsidR="00EA273B">
              <w:rPr>
                <w:noProof/>
                <w:webHidden/>
              </w:rPr>
              <w:t>14</w:t>
            </w:r>
            <w:r w:rsidR="00EA273B">
              <w:rPr>
                <w:noProof/>
                <w:webHidden/>
              </w:rPr>
              <w:fldChar w:fldCharType="end"/>
            </w:r>
          </w:hyperlink>
        </w:p>
        <w:p w14:paraId="6E486270"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52" w:history="1">
            <w:r w:rsidR="00EA273B" w:rsidRPr="00231B3A">
              <w:rPr>
                <w:rStyle w:val="Hipervnculo"/>
                <w:noProof/>
              </w:rPr>
              <w:t>b.</w:t>
            </w:r>
            <w:r w:rsidR="00EA273B">
              <w:rPr>
                <w:rFonts w:asciiTheme="minorHAnsi" w:hAnsiTheme="minorHAnsi" w:cstheme="minorBidi"/>
                <w:b w:val="0"/>
                <w:bCs w:val="0"/>
                <w:noProof/>
                <w:sz w:val="24"/>
                <w:szCs w:val="24"/>
              </w:rPr>
              <w:tab/>
            </w:r>
            <w:r w:rsidR="00EA273B" w:rsidRPr="00231B3A">
              <w:rPr>
                <w:rStyle w:val="Hipervnculo"/>
                <w:noProof/>
              </w:rPr>
              <w:t>Alerts</w:t>
            </w:r>
            <w:r w:rsidR="00EA273B">
              <w:rPr>
                <w:noProof/>
                <w:webHidden/>
              </w:rPr>
              <w:tab/>
            </w:r>
            <w:r w:rsidR="00EA273B">
              <w:rPr>
                <w:noProof/>
                <w:webHidden/>
              </w:rPr>
              <w:fldChar w:fldCharType="begin"/>
            </w:r>
            <w:r w:rsidR="00EA273B">
              <w:rPr>
                <w:noProof/>
                <w:webHidden/>
              </w:rPr>
              <w:instrText xml:space="preserve"> PAGEREF _Toc482897552 \h </w:instrText>
            </w:r>
            <w:r w:rsidR="00EA273B">
              <w:rPr>
                <w:noProof/>
                <w:webHidden/>
              </w:rPr>
            </w:r>
            <w:r w:rsidR="00EA273B">
              <w:rPr>
                <w:noProof/>
                <w:webHidden/>
              </w:rPr>
              <w:fldChar w:fldCharType="separate"/>
            </w:r>
            <w:r w:rsidR="00EA273B">
              <w:rPr>
                <w:noProof/>
                <w:webHidden/>
              </w:rPr>
              <w:t>15</w:t>
            </w:r>
            <w:r w:rsidR="00EA273B">
              <w:rPr>
                <w:noProof/>
                <w:webHidden/>
              </w:rPr>
              <w:fldChar w:fldCharType="end"/>
            </w:r>
          </w:hyperlink>
        </w:p>
        <w:p w14:paraId="69F55B9F"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53" w:history="1">
            <w:r w:rsidR="00EA273B" w:rsidRPr="00231B3A">
              <w:rPr>
                <w:rStyle w:val="Hipervnculo"/>
                <w:noProof/>
              </w:rPr>
              <w:t>8.</w:t>
            </w:r>
            <w:r w:rsidR="00EA273B">
              <w:rPr>
                <w:rFonts w:asciiTheme="minorHAnsi" w:hAnsiTheme="minorHAnsi" w:cstheme="minorBidi"/>
                <w:b w:val="0"/>
                <w:bCs w:val="0"/>
                <w:noProof/>
              </w:rPr>
              <w:tab/>
            </w:r>
            <w:r w:rsidR="00EA273B" w:rsidRPr="00231B3A">
              <w:rPr>
                <w:rStyle w:val="Hipervnculo"/>
                <w:noProof/>
              </w:rPr>
              <w:t>Backup Strategy</w:t>
            </w:r>
            <w:r w:rsidR="00EA273B">
              <w:rPr>
                <w:noProof/>
                <w:webHidden/>
              </w:rPr>
              <w:tab/>
            </w:r>
            <w:r w:rsidR="00EA273B">
              <w:rPr>
                <w:noProof/>
                <w:webHidden/>
              </w:rPr>
              <w:fldChar w:fldCharType="begin"/>
            </w:r>
            <w:r w:rsidR="00EA273B">
              <w:rPr>
                <w:noProof/>
                <w:webHidden/>
              </w:rPr>
              <w:instrText xml:space="preserve"> PAGEREF _Toc482897553 \h </w:instrText>
            </w:r>
            <w:r w:rsidR="00EA273B">
              <w:rPr>
                <w:noProof/>
                <w:webHidden/>
              </w:rPr>
            </w:r>
            <w:r w:rsidR="00EA273B">
              <w:rPr>
                <w:noProof/>
                <w:webHidden/>
              </w:rPr>
              <w:fldChar w:fldCharType="separate"/>
            </w:r>
            <w:r w:rsidR="00EA273B">
              <w:rPr>
                <w:noProof/>
                <w:webHidden/>
              </w:rPr>
              <w:t>15</w:t>
            </w:r>
            <w:r w:rsidR="00EA273B">
              <w:rPr>
                <w:noProof/>
                <w:webHidden/>
              </w:rPr>
              <w:fldChar w:fldCharType="end"/>
            </w:r>
          </w:hyperlink>
        </w:p>
        <w:p w14:paraId="04C8C333"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54" w:history="1">
            <w:r w:rsidR="00EA273B" w:rsidRPr="00231B3A">
              <w:rPr>
                <w:rStyle w:val="Hipervnculo"/>
                <w:noProof/>
              </w:rPr>
              <w:t>a.</w:t>
            </w:r>
            <w:r w:rsidR="00EA273B">
              <w:rPr>
                <w:rFonts w:asciiTheme="minorHAnsi" w:hAnsiTheme="minorHAnsi" w:cstheme="minorBidi"/>
                <w:b w:val="0"/>
                <w:bCs w:val="0"/>
                <w:noProof/>
                <w:sz w:val="24"/>
                <w:szCs w:val="24"/>
              </w:rPr>
              <w:tab/>
            </w:r>
            <w:r w:rsidR="00EA273B" w:rsidRPr="00231B3A">
              <w:rPr>
                <w:rStyle w:val="Hipervnculo"/>
                <w:noProof/>
              </w:rPr>
              <w:t>Databases</w:t>
            </w:r>
            <w:r w:rsidR="00EA273B">
              <w:rPr>
                <w:noProof/>
                <w:webHidden/>
              </w:rPr>
              <w:tab/>
            </w:r>
            <w:r w:rsidR="00EA273B">
              <w:rPr>
                <w:noProof/>
                <w:webHidden/>
              </w:rPr>
              <w:fldChar w:fldCharType="begin"/>
            </w:r>
            <w:r w:rsidR="00EA273B">
              <w:rPr>
                <w:noProof/>
                <w:webHidden/>
              </w:rPr>
              <w:instrText xml:space="preserve"> PAGEREF _Toc482897554 \h </w:instrText>
            </w:r>
            <w:r w:rsidR="00EA273B">
              <w:rPr>
                <w:noProof/>
                <w:webHidden/>
              </w:rPr>
            </w:r>
            <w:r w:rsidR="00EA273B">
              <w:rPr>
                <w:noProof/>
                <w:webHidden/>
              </w:rPr>
              <w:fldChar w:fldCharType="separate"/>
            </w:r>
            <w:r w:rsidR="00EA273B">
              <w:rPr>
                <w:noProof/>
                <w:webHidden/>
              </w:rPr>
              <w:t>15</w:t>
            </w:r>
            <w:r w:rsidR="00EA273B">
              <w:rPr>
                <w:noProof/>
                <w:webHidden/>
              </w:rPr>
              <w:fldChar w:fldCharType="end"/>
            </w:r>
          </w:hyperlink>
        </w:p>
        <w:p w14:paraId="24F5263D"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55" w:history="1">
            <w:r w:rsidR="00EA273B" w:rsidRPr="00231B3A">
              <w:rPr>
                <w:rStyle w:val="Hipervnculo"/>
                <w:noProof/>
              </w:rPr>
              <w:t>b.</w:t>
            </w:r>
            <w:r w:rsidR="00EA273B">
              <w:rPr>
                <w:rFonts w:asciiTheme="minorHAnsi" w:hAnsiTheme="minorHAnsi" w:cstheme="minorBidi"/>
                <w:b w:val="0"/>
                <w:bCs w:val="0"/>
                <w:noProof/>
                <w:sz w:val="24"/>
                <w:szCs w:val="24"/>
              </w:rPr>
              <w:tab/>
            </w:r>
            <w:r w:rsidR="00EA273B" w:rsidRPr="00231B3A">
              <w:rPr>
                <w:rStyle w:val="Hipervnculo"/>
                <w:noProof/>
              </w:rPr>
              <w:t>HDFS FSImage</w:t>
            </w:r>
            <w:r w:rsidR="00EA273B">
              <w:rPr>
                <w:noProof/>
                <w:webHidden/>
              </w:rPr>
              <w:tab/>
            </w:r>
            <w:r w:rsidR="00EA273B">
              <w:rPr>
                <w:noProof/>
                <w:webHidden/>
              </w:rPr>
              <w:fldChar w:fldCharType="begin"/>
            </w:r>
            <w:r w:rsidR="00EA273B">
              <w:rPr>
                <w:noProof/>
                <w:webHidden/>
              </w:rPr>
              <w:instrText xml:space="preserve"> PAGEREF _Toc482897555 \h </w:instrText>
            </w:r>
            <w:r w:rsidR="00EA273B">
              <w:rPr>
                <w:noProof/>
                <w:webHidden/>
              </w:rPr>
            </w:r>
            <w:r w:rsidR="00EA273B">
              <w:rPr>
                <w:noProof/>
                <w:webHidden/>
              </w:rPr>
              <w:fldChar w:fldCharType="separate"/>
            </w:r>
            <w:r w:rsidR="00EA273B">
              <w:rPr>
                <w:noProof/>
                <w:webHidden/>
              </w:rPr>
              <w:t>15</w:t>
            </w:r>
            <w:r w:rsidR="00EA273B">
              <w:rPr>
                <w:noProof/>
                <w:webHidden/>
              </w:rPr>
              <w:fldChar w:fldCharType="end"/>
            </w:r>
          </w:hyperlink>
        </w:p>
        <w:p w14:paraId="6BC8BA2A"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56" w:history="1">
            <w:r w:rsidR="00EA273B" w:rsidRPr="00231B3A">
              <w:rPr>
                <w:rStyle w:val="Hipervnculo"/>
                <w:noProof/>
              </w:rPr>
              <w:t>c.</w:t>
            </w:r>
            <w:r w:rsidR="00EA273B">
              <w:rPr>
                <w:rFonts w:asciiTheme="minorHAnsi" w:hAnsiTheme="minorHAnsi" w:cstheme="minorBidi"/>
                <w:b w:val="0"/>
                <w:bCs w:val="0"/>
                <w:noProof/>
                <w:sz w:val="24"/>
                <w:szCs w:val="24"/>
              </w:rPr>
              <w:tab/>
            </w:r>
            <w:r w:rsidR="00EA273B" w:rsidRPr="00231B3A">
              <w:rPr>
                <w:rStyle w:val="Hipervnculo"/>
                <w:noProof/>
              </w:rPr>
              <w:t>OS/Bedrock/Config files/Scripts</w:t>
            </w:r>
            <w:r w:rsidR="00EA273B">
              <w:rPr>
                <w:noProof/>
                <w:webHidden/>
              </w:rPr>
              <w:tab/>
            </w:r>
            <w:r w:rsidR="00EA273B">
              <w:rPr>
                <w:noProof/>
                <w:webHidden/>
              </w:rPr>
              <w:fldChar w:fldCharType="begin"/>
            </w:r>
            <w:r w:rsidR="00EA273B">
              <w:rPr>
                <w:noProof/>
                <w:webHidden/>
              </w:rPr>
              <w:instrText xml:space="preserve"> PAGEREF _Toc482897556 \h </w:instrText>
            </w:r>
            <w:r w:rsidR="00EA273B">
              <w:rPr>
                <w:noProof/>
                <w:webHidden/>
              </w:rPr>
            </w:r>
            <w:r w:rsidR="00EA273B">
              <w:rPr>
                <w:noProof/>
                <w:webHidden/>
              </w:rPr>
              <w:fldChar w:fldCharType="separate"/>
            </w:r>
            <w:r w:rsidR="00EA273B">
              <w:rPr>
                <w:noProof/>
                <w:webHidden/>
              </w:rPr>
              <w:t>15</w:t>
            </w:r>
            <w:r w:rsidR="00EA273B">
              <w:rPr>
                <w:noProof/>
                <w:webHidden/>
              </w:rPr>
              <w:fldChar w:fldCharType="end"/>
            </w:r>
          </w:hyperlink>
        </w:p>
        <w:p w14:paraId="0E9ACC74"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57" w:history="1">
            <w:r w:rsidR="00EA273B" w:rsidRPr="00231B3A">
              <w:rPr>
                <w:rStyle w:val="Hipervnculo"/>
                <w:noProof/>
              </w:rPr>
              <w:t>9.</w:t>
            </w:r>
            <w:r w:rsidR="00EA273B">
              <w:rPr>
                <w:rFonts w:asciiTheme="minorHAnsi" w:hAnsiTheme="minorHAnsi" w:cstheme="minorBidi"/>
                <w:b w:val="0"/>
                <w:bCs w:val="0"/>
                <w:noProof/>
              </w:rPr>
              <w:tab/>
            </w:r>
            <w:r w:rsidR="00EA273B" w:rsidRPr="00231B3A">
              <w:rPr>
                <w:rStyle w:val="Hipervnculo"/>
                <w:noProof/>
              </w:rPr>
              <w:t>Roles &amp; Responsibility</w:t>
            </w:r>
            <w:r w:rsidR="00EA273B">
              <w:rPr>
                <w:noProof/>
                <w:webHidden/>
              </w:rPr>
              <w:tab/>
            </w:r>
            <w:r w:rsidR="00EA273B">
              <w:rPr>
                <w:noProof/>
                <w:webHidden/>
              </w:rPr>
              <w:fldChar w:fldCharType="begin"/>
            </w:r>
            <w:r w:rsidR="00EA273B">
              <w:rPr>
                <w:noProof/>
                <w:webHidden/>
              </w:rPr>
              <w:instrText xml:space="preserve"> PAGEREF _Toc482897557 \h </w:instrText>
            </w:r>
            <w:r w:rsidR="00EA273B">
              <w:rPr>
                <w:noProof/>
                <w:webHidden/>
              </w:rPr>
            </w:r>
            <w:r w:rsidR="00EA273B">
              <w:rPr>
                <w:noProof/>
                <w:webHidden/>
              </w:rPr>
              <w:fldChar w:fldCharType="separate"/>
            </w:r>
            <w:r w:rsidR="00EA273B">
              <w:rPr>
                <w:noProof/>
                <w:webHidden/>
              </w:rPr>
              <w:t>15</w:t>
            </w:r>
            <w:r w:rsidR="00EA273B">
              <w:rPr>
                <w:noProof/>
                <w:webHidden/>
              </w:rPr>
              <w:fldChar w:fldCharType="end"/>
            </w:r>
          </w:hyperlink>
        </w:p>
        <w:p w14:paraId="63A246E5"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58" w:history="1">
            <w:r w:rsidR="00EA273B" w:rsidRPr="00231B3A">
              <w:rPr>
                <w:rStyle w:val="Hipervnculo"/>
                <w:noProof/>
              </w:rPr>
              <w:t>10.</w:t>
            </w:r>
            <w:r w:rsidR="00EA273B">
              <w:rPr>
                <w:rFonts w:asciiTheme="minorHAnsi" w:hAnsiTheme="minorHAnsi" w:cstheme="minorBidi"/>
                <w:b w:val="0"/>
                <w:bCs w:val="0"/>
                <w:noProof/>
              </w:rPr>
              <w:tab/>
            </w:r>
            <w:r w:rsidR="00EA273B" w:rsidRPr="00231B3A">
              <w:rPr>
                <w:rStyle w:val="Hipervnculo"/>
                <w:noProof/>
              </w:rPr>
              <w:t>Appendix</w:t>
            </w:r>
            <w:r w:rsidR="00EA273B">
              <w:rPr>
                <w:noProof/>
                <w:webHidden/>
              </w:rPr>
              <w:tab/>
            </w:r>
            <w:r w:rsidR="00EA273B">
              <w:rPr>
                <w:noProof/>
                <w:webHidden/>
              </w:rPr>
              <w:fldChar w:fldCharType="begin"/>
            </w:r>
            <w:r w:rsidR="00EA273B">
              <w:rPr>
                <w:noProof/>
                <w:webHidden/>
              </w:rPr>
              <w:instrText xml:space="preserve"> PAGEREF _Toc482897558 \h </w:instrText>
            </w:r>
            <w:r w:rsidR="00EA273B">
              <w:rPr>
                <w:noProof/>
                <w:webHidden/>
              </w:rPr>
            </w:r>
            <w:r w:rsidR="00EA273B">
              <w:rPr>
                <w:noProof/>
                <w:webHidden/>
              </w:rPr>
              <w:fldChar w:fldCharType="separate"/>
            </w:r>
            <w:r w:rsidR="00EA273B">
              <w:rPr>
                <w:noProof/>
                <w:webHidden/>
              </w:rPr>
              <w:t>16</w:t>
            </w:r>
            <w:r w:rsidR="00EA273B">
              <w:rPr>
                <w:noProof/>
                <w:webHidden/>
              </w:rPr>
              <w:fldChar w:fldCharType="end"/>
            </w:r>
          </w:hyperlink>
        </w:p>
        <w:p w14:paraId="6386A757"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59" w:history="1">
            <w:r w:rsidR="00EA273B" w:rsidRPr="00231B3A">
              <w:rPr>
                <w:rStyle w:val="Hipervnculo"/>
                <w:noProof/>
              </w:rPr>
              <w:t>a.</w:t>
            </w:r>
            <w:r w:rsidR="00EA273B">
              <w:rPr>
                <w:rFonts w:asciiTheme="minorHAnsi" w:hAnsiTheme="minorHAnsi" w:cstheme="minorBidi"/>
                <w:b w:val="0"/>
                <w:bCs w:val="0"/>
                <w:noProof/>
                <w:sz w:val="24"/>
                <w:szCs w:val="24"/>
              </w:rPr>
              <w:tab/>
            </w:r>
            <w:r w:rsidR="00EA273B" w:rsidRPr="00231B3A">
              <w:rPr>
                <w:rStyle w:val="Hipervnculo"/>
                <w:noProof/>
              </w:rPr>
              <w:t>Filesystem &amp; Partition Recommendation:</w:t>
            </w:r>
            <w:r w:rsidR="00EA273B">
              <w:rPr>
                <w:noProof/>
                <w:webHidden/>
              </w:rPr>
              <w:tab/>
            </w:r>
            <w:r w:rsidR="00EA273B">
              <w:rPr>
                <w:noProof/>
                <w:webHidden/>
              </w:rPr>
              <w:fldChar w:fldCharType="begin"/>
            </w:r>
            <w:r w:rsidR="00EA273B">
              <w:rPr>
                <w:noProof/>
                <w:webHidden/>
              </w:rPr>
              <w:instrText xml:space="preserve"> PAGEREF _Toc482897559 \h </w:instrText>
            </w:r>
            <w:r w:rsidR="00EA273B">
              <w:rPr>
                <w:noProof/>
                <w:webHidden/>
              </w:rPr>
            </w:r>
            <w:r w:rsidR="00EA273B">
              <w:rPr>
                <w:noProof/>
                <w:webHidden/>
              </w:rPr>
              <w:fldChar w:fldCharType="separate"/>
            </w:r>
            <w:r w:rsidR="00EA273B">
              <w:rPr>
                <w:noProof/>
                <w:webHidden/>
              </w:rPr>
              <w:t>16</w:t>
            </w:r>
            <w:r w:rsidR="00EA273B">
              <w:rPr>
                <w:noProof/>
                <w:webHidden/>
              </w:rPr>
              <w:fldChar w:fldCharType="end"/>
            </w:r>
          </w:hyperlink>
        </w:p>
        <w:p w14:paraId="3FCEA0E1" w14:textId="77777777" w:rsidR="00EA273B" w:rsidRDefault="00DF0703">
          <w:pPr>
            <w:pStyle w:val="TDC3"/>
            <w:tabs>
              <w:tab w:val="left" w:pos="800"/>
              <w:tab w:val="right" w:leader="dot" w:pos="9350"/>
            </w:tabs>
            <w:rPr>
              <w:rFonts w:asciiTheme="minorHAnsi" w:hAnsiTheme="minorHAnsi" w:cstheme="minorBidi"/>
              <w:noProof/>
              <w:sz w:val="24"/>
              <w:szCs w:val="24"/>
            </w:rPr>
          </w:pPr>
          <w:hyperlink w:anchor="_Toc482897560" w:history="1">
            <w:r w:rsidR="00EA273B" w:rsidRPr="00231B3A">
              <w:rPr>
                <w:rStyle w:val="Hipervnculo"/>
                <w:noProof/>
              </w:rPr>
              <w:t>i.</w:t>
            </w:r>
            <w:r w:rsidR="00EA273B">
              <w:rPr>
                <w:rFonts w:asciiTheme="minorHAnsi" w:hAnsiTheme="minorHAnsi" w:cstheme="minorBidi"/>
                <w:noProof/>
                <w:sz w:val="24"/>
                <w:szCs w:val="24"/>
              </w:rPr>
              <w:tab/>
            </w:r>
            <w:r w:rsidR="00EA273B" w:rsidRPr="00231B3A">
              <w:rPr>
                <w:rStyle w:val="Hipervnculo"/>
                <w:noProof/>
              </w:rPr>
              <w:t>Production</w:t>
            </w:r>
            <w:r w:rsidR="00EA273B">
              <w:rPr>
                <w:noProof/>
                <w:webHidden/>
              </w:rPr>
              <w:tab/>
            </w:r>
            <w:r w:rsidR="00EA273B">
              <w:rPr>
                <w:noProof/>
                <w:webHidden/>
              </w:rPr>
              <w:fldChar w:fldCharType="begin"/>
            </w:r>
            <w:r w:rsidR="00EA273B">
              <w:rPr>
                <w:noProof/>
                <w:webHidden/>
              </w:rPr>
              <w:instrText xml:space="preserve"> PAGEREF _Toc482897560 \h </w:instrText>
            </w:r>
            <w:r w:rsidR="00EA273B">
              <w:rPr>
                <w:noProof/>
                <w:webHidden/>
              </w:rPr>
            </w:r>
            <w:r w:rsidR="00EA273B">
              <w:rPr>
                <w:noProof/>
                <w:webHidden/>
              </w:rPr>
              <w:fldChar w:fldCharType="separate"/>
            </w:r>
            <w:r w:rsidR="00EA273B">
              <w:rPr>
                <w:noProof/>
                <w:webHidden/>
              </w:rPr>
              <w:t>16</w:t>
            </w:r>
            <w:r w:rsidR="00EA273B">
              <w:rPr>
                <w:noProof/>
                <w:webHidden/>
              </w:rPr>
              <w:fldChar w:fldCharType="end"/>
            </w:r>
          </w:hyperlink>
        </w:p>
        <w:p w14:paraId="74FE9D45" w14:textId="77777777" w:rsidR="00EA273B" w:rsidRDefault="00DF0703">
          <w:pPr>
            <w:pStyle w:val="TDC3"/>
            <w:tabs>
              <w:tab w:val="left" w:pos="1000"/>
              <w:tab w:val="right" w:leader="dot" w:pos="9350"/>
            </w:tabs>
            <w:rPr>
              <w:rFonts w:asciiTheme="minorHAnsi" w:hAnsiTheme="minorHAnsi" w:cstheme="minorBidi"/>
              <w:noProof/>
              <w:sz w:val="24"/>
              <w:szCs w:val="24"/>
            </w:rPr>
          </w:pPr>
          <w:hyperlink w:anchor="_Toc482897561" w:history="1">
            <w:r w:rsidR="00EA273B" w:rsidRPr="00231B3A">
              <w:rPr>
                <w:rStyle w:val="Hipervnculo"/>
                <w:noProof/>
              </w:rPr>
              <w:t>ii.</w:t>
            </w:r>
            <w:r w:rsidR="00EA273B">
              <w:rPr>
                <w:rFonts w:asciiTheme="minorHAnsi" w:hAnsiTheme="minorHAnsi" w:cstheme="minorBidi"/>
                <w:noProof/>
                <w:sz w:val="24"/>
                <w:szCs w:val="24"/>
              </w:rPr>
              <w:tab/>
            </w:r>
            <w:r w:rsidR="00EA273B" w:rsidRPr="00231B3A">
              <w:rPr>
                <w:rStyle w:val="Hipervnculo"/>
                <w:noProof/>
              </w:rPr>
              <w:t>Dev :</w:t>
            </w:r>
            <w:r w:rsidR="00EA273B">
              <w:rPr>
                <w:noProof/>
                <w:webHidden/>
              </w:rPr>
              <w:tab/>
            </w:r>
            <w:r w:rsidR="00EA273B">
              <w:rPr>
                <w:noProof/>
                <w:webHidden/>
              </w:rPr>
              <w:fldChar w:fldCharType="begin"/>
            </w:r>
            <w:r w:rsidR="00EA273B">
              <w:rPr>
                <w:noProof/>
                <w:webHidden/>
              </w:rPr>
              <w:instrText xml:space="preserve"> PAGEREF _Toc482897561 \h </w:instrText>
            </w:r>
            <w:r w:rsidR="00EA273B">
              <w:rPr>
                <w:noProof/>
                <w:webHidden/>
              </w:rPr>
            </w:r>
            <w:r w:rsidR="00EA273B">
              <w:rPr>
                <w:noProof/>
                <w:webHidden/>
              </w:rPr>
              <w:fldChar w:fldCharType="separate"/>
            </w:r>
            <w:r w:rsidR="00EA273B">
              <w:rPr>
                <w:noProof/>
                <w:webHidden/>
              </w:rPr>
              <w:t>17</w:t>
            </w:r>
            <w:r w:rsidR="00EA273B">
              <w:rPr>
                <w:noProof/>
                <w:webHidden/>
              </w:rPr>
              <w:fldChar w:fldCharType="end"/>
            </w:r>
          </w:hyperlink>
        </w:p>
        <w:p w14:paraId="66E44F7C"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62" w:history="1">
            <w:r w:rsidR="00EA273B" w:rsidRPr="00231B3A">
              <w:rPr>
                <w:rStyle w:val="Hipervnculo"/>
                <w:noProof/>
              </w:rPr>
              <w:t>b.</w:t>
            </w:r>
            <w:r w:rsidR="00EA273B">
              <w:rPr>
                <w:rFonts w:asciiTheme="minorHAnsi" w:hAnsiTheme="minorHAnsi" w:cstheme="minorBidi"/>
                <w:b w:val="0"/>
                <w:bCs w:val="0"/>
                <w:noProof/>
                <w:sz w:val="24"/>
                <w:szCs w:val="24"/>
              </w:rPr>
              <w:tab/>
            </w:r>
            <w:r w:rsidR="00EA273B" w:rsidRPr="00231B3A">
              <w:rPr>
                <w:rStyle w:val="Hipervnculo"/>
                <w:noProof/>
              </w:rPr>
              <w:t>High Availability :</w:t>
            </w:r>
            <w:r w:rsidR="00EA273B">
              <w:rPr>
                <w:noProof/>
                <w:webHidden/>
              </w:rPr>
              <w:tab/>
            </w:r>
            <w:r w:rsidR="00EA273B">
              <w:rPr>
                <w:noProof/>
                <w:webHidden/>
              </w:rPr>
              <w:fldChar w:fldCharType="begin"/>
            </w:r>
            <w:r w:rsidR="00EA273B">
              <w:rPr>
                <w:noProof/>
                <w:webHidden/>
              </w:rPr>
              <w:instrText xml:space="preserve"> PAGEREF _Toc482897562 \h </w:instrText>
            </w:r>
            <w:r w:rsidR="00EA273B">
              <w:rPr>
                <w:noProof/>
                <w:webHidden/>
              </w:rPr>
            </w:r>
            <w:r w:rsidR="00EA273B">
              <w:rPr>
                <w:noProof/>
                <w:webHidden/>
              </w:rPr>
              <w:fldChar w:fldCharType="separate"/>
            </w:r>
            <w:r w:rsidR="00EA273B">
              <w:rPr>
                <w:noProof/>
                <w:webHidden/>
              </w:rPr>
              <w:t>19</w:t>
            </w:r>
            <w:r w:rsidR="00EA273B">
              <w:rPr>
                <w:noProof/>
                <w:webHidden/>
              </w:rPr>
              <w:fldChar w:fldCharType="end"/>
            </w:r>
          </w:hyperlink>
        </w:p>
        <w:p w14:paraId="5FCA25C8"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63" w:history="1">
            <w:r w:rsidR="00EA273B" w:rsidRPr="00231B3A">
              <w:rPr>
                <w:rStyle w:val="Hipervnculo"/>
                <w:noProof/>
              </w:rPr>
              <w:t>c.</w:t>
            </w:r>
            <w:r w:rsidR="00EA273B">
              <w:rPr>
                <w:rFonts w:asciiTheme="minorHAnsi" w:hAnsiTheme="minorHAnsi" w:cstheme="minorBidi"/>
                <w:b w:val="0"/>
                <w:bCs w:val="0"/>
                <w:noProof/>
                <w:sz w:val="24"/>
                <w:szCs w:val="24"/>
              </w:rPr>
              <w:tab/>
            </w:r>
            <w:r w:rsidR="00EA273B" w:rsidRPr="00231B3A">
              <w:rPr>
                <w:rStyle w:val="Hipervnculo"/>
                <w:noProof/>
              </w:rPr>
              <w:t>Software Packages :</w:t>
            </w:r>
            <w:r w:rsidR="00EA273B">
              <w:rPr>
                <w:noProof/>
                <w:webHidden/>
              </w:rPr>
              <w:tab/>
            </w:r>
            <w:r w:rsidR="00EA273B">
              <w:rPr>
                <w:noProof/>
                <w:webHidden/>
              </w:rPr>
              <w:fldChar w:fldCharType="begin"/>
            </w:r>
            <w:r w:rsidR="00EA273B">
              <w:rPr>
                <w:noProof/>
                <w:webHidden/>
              </w:rPr>
              <w:instrText xml:space="preserve"> PAGEREF _Toc482897563 \h </w:instrText>
            </w:r>
            <w:r w:rsidR="00EA273B">
              <w:rPr>
                <w:noProof/>
                <w:webHidden/>
              </w:rPr>
            </w:r>
            <w:r w:rsidR="00EA273B">
              <w:rPr>
                <w:noProof/>
                <w:webHidden/>
              </w:rPr>
              <w:fldChar w:fldCharType="separate"/>
            </w:r>
            <w:r w:rsidR="00EA273B">
              <w:rPr>
                <w:noProof/>
                <w:webHidden/>
              </w:rPr>
              <w:t>19</w:t>
            </w:r>
            <w:r w:rsidR="00EA273B">
              <w:rPr>
                <w:noProof/>
                <w:webHidden/>
              </w:rPr>
              <w:fldChar w:fldCharType="end"/>
            </w:r>
          </w:hyperlink>
        </w:p>
        <w:p w14:paraId="69184C69"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64" w:history="1">
            <w:r w:rsidR="00EA273B" w:rsidRPr="00231B3A">
              <w:rPr>
                <w:rStyle w:val="Hipervnculo"/>
                <w:noProof/>
              </w:rPr>
              <w:t>11.</w:t>
            </w:r>
            <w:r w:rsidR="00EA273B">
              <w:rPr>
                <w:rFonts w:asciiTheme="minorHAnsi" w:hAnsiTheme="minorHAnsi" w:cstheme="minorBidi"/>
                <w:b w:val="0"/>
                <w:bCs w:val="0"/>
                <w:noProof/>
              </w:rPr>
              <w:tab/>
            </w:r>
            <w:r w:rsidR="00EA273B" w:rsidRPr="00231B3A">
              <w:rPr>
                <w:rStyle w:val="Hipervnculo"/>
                <w:noProof/>
              </w:rPr>
              <w:t>Checklist</w:t>
            </w:r>
            <w:r w:rsidR="00EA273B">
              <w:rPr>
                <w:noProof/>
                <w:webHidden/>
              </w:rPr>
              <w:tab/>
            </w:r>
            <w:r w:rsidR="00EA273B">
              <w:rPr>
                <w:noProof/>
                <w:webHidden/>
              </w:rPr>
              <w:fldChar w:fldCharType="begin"/>
            </w:r>
            <w:r w:rsidR="00EA273B">
              <w:rPr>
                <w:noProof/>
                <w:webHidden/>
              </w:rPr>
              <w:instrText xml:space="preserve"> PAGEREF _Toc482897564 \h </w:instrText>
            </w:r>
            <w:r w:rsidR="00EA273B">
              <w:rPr>
                <w:noProof/>
                <w:webHidden/>
              </w:rPr>
            </w:r>
            <w:r w:rsidR="00EA273B">
              <w:rPr>
                <w:noProof/>
                <w:webHidden/>
              </w:rPr>
              <w:fldChar w:fldCharType="separate"/>
            </w:r>
            <w:r w:rsidR="00EA273B">
              <w:rPr>
                <w:noProof/>
                <w:webHidden/>
              </w:rPr>
              <w:t>20</w:t>
            </w:r>
            <w:r w:rsidR="00EA273B">
              <w:rPr>
                <w:noProof/>
                <w:webHidden/>
              </w:rPr>
              <w:fldChar w:fldCharType="end"/>
            </w:r>
          </w:hyperlink>
        </w:p>
        <w:p w14:paraId="6438416B"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65" w:history="1">
            <w:r w:rsidR="00EA273B" w:rsidRPr="00231B3A">
              <w:rPr>
                <w:rStyle w:val="Hipervnculo"/>
                <w:noProof/>
              </w:rPr>
              <w:t>12.</w:t>
            </w:r>
            <w:r w:rsidR="00EA273B">
              <w:rPr>
                <w:rFonts w:asciiTheme="minorHAnsi" w:hAnsiTheme="minorHAnsi" w:cstheme="minorBidi"/>
                <w:b w:val="0"/>
                <w:bCs w:val="0"/>
                <w:noProof/>
              </w:rPr>
              <w:tab/>
            </w:r>
            <w:r w:rsidR="00EA273B" w:rsidRPr="00231B3A">
              <w:rPr>
                <w:rStyle w:val="Hipervnculo"/>
                <w:noProof/>
              </w:rPr>
              <w:t>WEB INTERFACES ON HADOOP ENVIRONMENT:</w:t>
            </w:r>
            <w:r w:rsidR="00EA273B">
              <w:rPr>
                <w:noProof/>
                <w:webHidden/>
              </w:rPr>
              <w:tab/>
            </w:r>
            <w:r w:rsidR="00EA273B">
              <w:rPr>
                <w:noProof/>
                <w:webHidden/>
              </w:rPr>
              <w:fldChar w:fldCharType="begin"/>
            </w:r>
            <w:r w:rsidR="00EA273B">
              <w:rPr>
                <w:noProof/>
                <w:webHidden/>
              </w:rPr>
              <w:instrText xml:space="preserve"> PAGEREF _Toc482897565 \h </w:instrText>
            </w:r>
            <w:r w:rsidR="00EA273B">
              <w:rPr>
                <w:noProof/>
                <w:webHidden/>
              </w:rPr>
            </w:r>
            <w:r w:rsidR="00EA273B">
              <w:rPr>
                <w:noProof/>
                <w:webHidden/>
              </w:rPr>
              <w:fldChar w:fldCharType="separate"/>
            </w:r>
            <w:r w:rsidR="00EA273B">
              <w:rPr>
                <w:noProof/>
                <w:webHidden/>
              </w:rPr>
              <w:t>21</w:t>
            </w:r>
            <w:r w:rsidR="00EA273B">
              <w:rPr>
                <w:noProof/>
                <w:webHidden/>
              </w:rPr>
              <w:fldChar w:fldCharType="end"/>
            </w:r>
          </w:hyperlink>
        </w:p>
        <w:p w14:paraId="5D328793"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66" w:history="1">
            <w:r w:rsidR="00EA273B" w:rsidRPr="00231B3A">
              <w:rPr>
                <w:rStyle w:val="Hipervnculo"/>
                <w:noProof/>
              </w:rPr>
              <w:t>a.</w:t>
            </w:r>
            <w:r w:rsidR="00EA273B">
              <w:rPr>
                <w:rFonts w:asciiTheme="minorHAnsi" w:hAnsiTheme="minorHAnsi" w:cstheme="minorBidi"/>
                <w:b w:val="0"/>
                <w:bCs w:val="0"/>
                <w:noProof/>
                <w:sz w:val="24"/>
                <w:szCs w:val="24"/>
              </w:rPr>
              <w:tab/>
            </w:r>
            <w:r w:rsidR="00EA273B" w:rsidRPr="00231B3A">
              <w:rPr>
                <w:rStyle w:val="Hipervnculo"/>
                <w:noProof/>
              </w:rPr>
              <w:t>Cloudera Manager:</w:t>
            </w:r>
            <w:r w:rsidR="00EA273B">
              <w:rPr>
                <w:noProof/>
                <w:webHidden/>
              </w:rPr>
              <w:tab/>
            </w:r>
            <w:r w:rsidR="00EA273B">
              <w:rPr>
                <w:noProof/>
                <w:webHidden/>
              </w:rPr>
              <w:fldChar w:fldCharType="begin"/>
            </w:r>
            <w:r w:rsidR="00EA273B">
              <w:rPr>
                <w:noProof/>
                <w:webHidden/>
              </w:rPr>
              <w:instrText xml:space="preserve"> PAGEREF _Toc482897566 \h </w:instrText>
            </w:r>
            <w:r w:rsidR="00EA273B">
              <w:rPr>
                <w:noProof/>
                <w:webHidden/>
              </w:rPr>
            </w:r>
            <w:r w:rsidR="00EA273B">
              <w:rPr>
                <w:noProof/>
                <w:webHidden/>
              </w:rPr>
              <w:fldChar w:fldCharType="separate"/>
            </w:r>
            <w:r w:rsidR="00EA273B">
              <w:rPr>
                <w:noProof/>
                <w:webHidden/>
              </w:rPr>
              <w:t>21</w:t>
            </w:r>
            <w:r w:rsidR="00EA273B">
              <w:rPr>
                <w:noProof/>
                <w:webHidden/>
              </w:rPr>
              <w:fldChar w:fldCharType="end"/>
            </w:r>
          </w:hyperlink>
        </w:p>
        <w:p w14:paraId="76880D35"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67" w:history="1">
            <w:r w:rsidR="00EA273B" w:rsidRPr="00231B3A">
              <w:rPr>
                <w:rStyle w:val="Hipervnculo"/>
                <w:noProof/>
              </w:rPr>
              <w:t>b.</w:t>
            </w:r>
            <w:r w:rsidR="00EA273B">
              <w:rPr>
                <w:rFonts w:asciiTheme="minorHAnsi" w:hAnsiTheme="minorHAnsi" w:cstheme="minorBidi"/>
                <w:b w:val="0"/>
                <w:bCs w:val="0"/>
                <w:noProof/>
                <w:sz w:val="24"/>
                <w:szCs w:val="24"/>
              </w:rPr>
              <w:tab/>
            </w:r>
            <w:r w:rsidR="00EA273B" w:rsidRPr="00231B3A">
              <w:rPr>
                <w:rStyle w:val="Hipervnculo"/>
                <w:noProof/>
              </w:rPr>
              <w:t>Resource Manager:</w:t>
            </w:r>
            <w:r w:rsidR="00EA273B">
              <w:rPr>
                <w:noProof/>
                <w:webHidden/>
              </w:rPr>
              <w:tab/>
            </w:r>
            <w:r w:rsidR="00EA273B">
              <w:rPr>
                <w:noProof/>
                <w:webHidden/>
              </w:rPr>
              <w:fldChar w:fldCharType="begin"/>
            </w:r>
            <w:r w:rsidR="00EA273B">
              <w:rPr>
                <w:noProof/>
                <w:webHidden/>
              </w:rPr>
              <w:instrText xml:space="preserve"> PAGEREF _Toc482897567 \h </w:instrText>
            </w:r>
            <w:r w:rsidR="00EA273B">
              <w:rPr>
                <w:noProof/>
                <w:webHidden/>
              </w:rPr>
            </w:r>
            <w:r w:rsidR="00EA273B">
              <w:rPr>
                <w:noProof/>
                <w:webHidden/>
              </w:rPr>
              <w:fldChar w:fldCharType="separate"/>
            </w:r>
            <w:r w:rsidR="00EA273B">
              <w:rPr>
                <w:noProof/>
                <w:webHidden/>
              </w:rPr>
              <w:t>21</w:t>
            </w:r>
            <w:r w:rsidR="00EA273B">
              <w:rPr>
                <w:noProof/>
                <w:webHidden/>
              </w:rPr>
              <w:fldChar w:fldCharType="end"/>
            </w:r>
          </w:hyperlink>
        </w:p>
        <w:p w14:paraId="5C6F9F4A" w14:textId="77777777" w:rsidR="00EA273B" w:rsidRDefault="00DF0703">
          <w:pPr>
            <w:pStyle w:val="TDC2"/>
            <w:tabs>
              <w:tab w:val="left" w:pos="600"/>
              <w:tab w:val="right" w:leader="dot" w:pos="9350"/>
            </w:tabs>
            <w:rPr>
              <w:rFonts w:asciiTheme="minorHAnsi" w:hAnsiTheme="minorHAnsi" w:cstheme="minorBidi"/>
              <w:b w:val="0"/>
              <w:bCs w:val="0"/>
              <w:noProof/>
              <w:sz w:val="24"/>
              <w:szCs w:val="24"/>
            </w:rPr>
          </w:pPr>
          <w:hyperlink w:anchor="_Toc482897568" w:history="1">
            <w:r w:rsidR="00EA273B" w:rsidRPr="00231B3A">
              <w:rPr>
                <w:rStyle w:val="Hipervnculo"/>
                <w:noProof/>
              </w:rPr>
              <w:t>c.</w:t>
            </w:r>
            <w:r w:rsidR="00EA273B">
              <w:rPr>
                <w:rFonts w:asciiTheme="minorHAnsi" w:hAnsiTheme="minorHAnsi" w:cstheme="minorBidi"/>
                <w:b w:val="0"/>
                <w:bCs w:val="0"/>
                <w:noProof/>
                <w:sz w:val="24"/>
                <w:szCs w:val="24"/>
              </w:rPr>
              <w:tab/>
            </w:r>
            <w:r w:rsidR="00EA273B" w:rsidRPr="00231B3A">
              <w:rPr>
                <w:rStyle w:val="Hipervnculo"/>
                <w:noProof/>
              </w:rPr>
              <w:t>HUE:</w:t>
            </w:r>
            <w:r w:rsidR="00EA273B">
              <w:rPr>
                <w:noProof/>
                <w:webHidden/>
              </w:rPr>
              <w:tab/>
            </w:r>
            <w:r w:rsidR="00EA273B">
              <w:rPr>
                <w:noProof/>
                <w:webHidden/>
              </w:rPr>
              <w:fldChar w:fldCharType="begin"/>
            </w:r>
            <w:r w:rsidR="00EA273B">
              <w:rPr>
                <w:noProof/>
                <w:webHidden/>
              </w:rPr>
              <w:instrText xml:space="preserve"> PAGEREF _Toc482897568 \h </w:instrText>
            </w:r>
            <w:r w:rsidR="00EA273B">
              <w:rPr>
                <w:noProof/>
                <w:webHidden/>
              </w:rPr>
            </w:r>
            <w:r w:rsidR="00EA273B">
              <w:rPr>
                <w:noProof/>
                <w:webHidden/>
              </w:rPr>
              <w:fldChar w:fldCharType="separate"/>
            </w:r>
            <w:r w:rsidR="00EA273B">
              <w:rPr>
                <w:noProof/>
                <w:webHidden/>
              </w:rPr>
              <w:t>21</w:t>
            </w:r>
            <w:r w:rsidR="00EA273B">
              <w:rPr>
                <w:noProof/>
                <w:webHidden/>
              </w:rPr>
              <w:fldChar w:fldCharType="end"/>
            </w:r>
          </w:hyperlink>
        </w:p>
        <w:p w14:paraId="413ECF98"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69" w:history="1">
            <w:r w:rsidR="00EA273B" w:rsidRPr="00231B3A">
              <w:rPr>
                <w:rStyle w:val="Hipervnculo"/>
                <w:noProof/>
              </w:rPr>
              <w:t>13.</w:t>
            </w:r>
            <w:r w:rsidR="00EA273B">
              <w:rPr>
                <w:rFonts w:asciiTheme="minorHAnsi" w:hAnsiTheme="minorHAnsi" w:cstheme="minorBidi"/>
                <w:b w:val="0"/>
                <w:bCs w:val="0"/>
                <w:noProof/>
              </w:rPr>
              <w:tab/>
            </w:r>
            <w:r w:rsidR="00EA273B" w:rsidRPr="00231B3A">
              <w:rPr>
                <w:rStyle w:val="Hipervnculo"/>
                <w:noProof/>
              </w:rPr>
              <w:t>CLOUDERA MANAGER:</w:t>
            </w:r>
            <w:r w:rsidR="00EA273B">
              <w:rPr>
                <w:noProof/>
                <w:webHidden/>
              </w:rPr>
              <w:tab/>
            </w:r>
            <w:r w:rsidR="00EA273B">
              <w:rPr>
                <w:noProof/>
                <w:webHidden/>
              </w:rPr>
              <w:fldChar w:fldCharType="begin"/>
            </w:r>
            <w:r w:rsidR="00EA273B">
              <w:rPr>
                <w:noProof/>
                <w:webHidden/>
              </w:rPr>
              <w:instrText xml:space="preserve"> PAGEREF _Toc482897569 \h </w:instrText>
            </w:r>
            <w:r w:rsidR="00EA273B">
              <w:rPr>
                <w:noProof/>
                <w:webHidden/>
              </w:rPr>
            </w:r>
            <w:r w:rsidR="00EA273B">
              <w:rPr>
                <w:noProof/>
                <w:webHidden/>
              </w:rPr>
              <w:fldChar w:fldCharType="separate"/>
            </w:r>
            <w:r w:rsidR="00EA273B">
              <w:rPr>
                <w:noProof/>
                <w:webHidden/>
              </w:rPr>
              <w:t>22</w:t>
            </w:r>
            <w:r w:rsidR="00EA273B">
              <w:rPr>
                <w:noProof/>
                <w:webHidden/>
              </w:rPr>
              <w:fldChar w:fldCharType="end"/>
            </w:r>
          </w:hyperlink>
        </w:p>
        <w:p w14:paraId="21AEE1C6" w14:textId="77777777" w:rsidR="00EA273B" w:rsidRDefault="00DF0703">
          <w:pPr>
            <w:pStyle w:val="TDC2"/>
            <w:tabs>
              <w:tab w:val="right" w:leader="dot" w:pos="9350"/>
            </w:tabs>
            <w:rPr>
              <w:rFonts w:asciiTheme="minorHAnsi" w:hAnsiTheme="minorHAnsi" w:cstheme="minorBidi"/>
              <w:b w:val="0"/>
              <w:bCs w:val="0"/>
              <w:noProof/>
              <w:sz w:val="24"/>
              <w:szCs w:val="24"/>
            </w:rPr>
          </w:pPr>
          <w:hyperlink w:anchor="_Toc482897570" w:history="1">
            <w:r w:rsidR="00EA273B" w:rsidRPr="00231B3A">
              <w:rPr>
                <w:rStyle w:val="Hipervnculo"/>
                <w:noProof/>
              </w:rPr>
              <w:t>Architecture</w:t>
            </w:r>
            <w:r w:rsidR="00EA273B">
              <w:rPr>
                <w:noProof/>
                <w:webHidden/>
              </w:rPr>
              <w:tab/>
            </w:r>
            <w:r w:rsidR="00EA273B">
              <w:rPr>
                <w:noProof/>
                <w:webHidden/>
              </w:rPr>
              <w:fldChar w:fldCharType="begin"/>
            </w:r>
            <w:r w:rsidR="00EA273B">
              <w:rPr>
                <w:noProof/>
                <w:webHidden/>
              </w:rPr>
              <w:instrText xml:space="preserve"> PAGEREF _Toc482897570 \h </w:instrText>
            </w:r>
            <w:r w:rsidR="00EA273B">
              <w:rPr>
                <w:noProof/>
                <w:webHidden/>
              </w:rPr>
            </w:r>
            <w:r w:rsidR="00EA273B">
              <w:rPr>
                <w:noProof/>
                <w:webHidden/>
              </w:rPr>
              <w:fldChar w:fldCharType="separate"/>
            </w:r>
            <w:r w:rsidR="00EA273B">
              <w:rPr>
                <w:noProof/>
                <w:webHidden/>
              </w:rPr>
              <w:t>22</w:t>
            </w:r>
            <w:r w:rsidR="00EA273B">
              <w:rPr>
                <w:noProof/>
                <w:webHidden/>
              </w:rPr>
              <w:fldChar w:fldCharType="end"/>
            </w:r>
          </w:hyperlink>
        </w:p>
        <w:p w14:paraId="4D181D74" w14:textId="77777777" w:rsidR="00EA273B" w:rsidRDefault="00DF0703">
          <w:pPr>
            <w:pStyle w:val="TDC2"/>
            <w:tabs>
              <w:tab w:val="right" w:leader="dot" w:pos="9350"/>
            </w:tabs>
            <w:rPr>
              <w:rFonts w:asciiTheme="minorHAnsi" w:hAnsiTheme="minorHAnsi" w:cstheme="minorBidi"/>
              <w:b w:val="0"/>
              <w:bCs w:val="0"/>
              <w:noProof/>
              <w:sz w:val="24"/>
              <w:szCs w:val="24"/>
            </w:rPr>
          </w:pPr>
          <w:hyperlink w:anchor="_Toc482897571" w:history="1">
            <w:r w:rsidR="00EA273B" w:rsidRPr="00231B3A">
              <w:rPr>
                <w:rStyle w:val="Hipervnculo"/>
                <w:noProof/>
              </w:rPr>
              <w:t>Cloudera manger URL :</w:t>
            </w:r>
            <w:r w:rsidR="00EA273B">
              <w:rPr>
                <w:noProof/>
                <w:webHidden/>
              </w:rPr>
              <w:tab/>
            </w:r>
            <w:r w:rsidR="00EA273B">
              <w:rPr>
                <w:noProof/>
                <w:webHidden/>
              </w:rPr>
              <w:fldChar w:fldCharType="begin"/>
            </w:r>
            <w:r w:rsidR="00EA273B">
              <w:rPr>
                <w:noProof/>
                <w:webHidden/>
              </w:rPr>
              <w:instrText xml:space="preserve"> PAGEREF _Toc482897571 \h </w:instrText>
            </w:r>
            <w:r w:rsidR="00EA273B">
              <w:rPr>
                <w:noProof/>
                <w:webHidden/>
              </w:rPr>
            </w:r>
            <w:r w:rsidR="00EA273B">
              <w:rPr>
                <w:noProof/>
                <w:webHidden/>
              </w:rPr>
              <w:fldChar w:fldCharType="separate"/>
            </w:r>
            <w:r w:rsidR="00EA273B">
              <w:rPr>
                <w:noProof/>
                <w:webHidden/>
              </w:rPr>
              <w:t>24</w:t>
            </w:r>
            <w:r w:rsidR="00EA273B">
              <w:rPr>
                <w:noProof/>
                <w:webHidden/>
              </w:rPr>
              <w:fldChar w:fldCharType="end"/>
            </w:r>
          </w:hyperlink>
        </w:p>
        <w:p w14:paraId="312ED1A5" w14:textId="77777777" w:rsidR="00EA273B" w:rsidRDefault="00DF0703">
          <w:pPr>
            <w:pStyle w:val="TDC2"/>
            <w:tabs>
              <w:tab w:val="right" w:leader="dot" w:pos="9350"/>
            </w:tabs>
            <w:rPr>
              <w:rFonts w:asciiTheme="minorHAnsi" w:hAnsiTheme="minorHAnsi" w:cstheme="minorBidi"/>
              <w:b w:val="0"/>
              <w:bCs w:val="0"/>
              <w:noProof/>
              <w:sz w:val="24"/>
              <w:szCs w:val="24"/>
            </w:rPr>
          </w:pPr>
          <w:hyperlink w:anchor="_Toc482897572" w:history="1">
            <w:r w:rsidR="00EA273B" w:rsidRPr="00231B3A">
              <w:rPr>
                <w:rStyle w:val="Hipervnculo"/>
                <w:rFonts w:eastAsia="Times New Roman"/>
                <w:noProof/>
              </w:rPr>
              <w:t>Start/Stop, check status of cloudera manager server/agents:</w:t>
            </w:r>
            <w:r w:rsidR="00EA273B">
              <w:rPr>
                <w:noProof/>
                <w:webHidden/>
              </w:rPr>
              <w:tab/>
            </w:r>
            <w:r w:rsidR="00EA273B">
              <w:rPr>
                <w:noProof/>
                <w:webHidden/>
              </w:rPr>
              <w:fldChar w:fldCharType="begin"/>
            </w:r>
            <w:r w:rsidR="00EA273B">
              <w:rPr>
                <w:noProof/>
                <w:webHidden/>
              </w:rPr>
              <w:instrText xml:space="preserve"> PAGEREF _Toc482897572 \h </w:instrText>
            </w:r>
            <w:r w:rsidR="00EA273B">
              <w:rPr>
                <w:noProof/>
                <w:webHidden/>
              </w:rPr>
            </w:r>
            <w:r w:rsidR="00EA273B">
              <w:rPr>
                <w:noProof/>
                <w:webHidden/>
              </w:rPr>
              <w:fldChar w:fldCharType="separate"/>
            </w:r>
            <w:r w:rsidR="00EA273B">
              <w:rPr>
                <w:noProof/>
                <w:webHidden/>
              </w:rPr>
              <w:t>24</w:t>
            </w:r>
            <w:r w:rsidR="00EA273B">
              <w:rPr>
                <w:noProof/>
                <w:webHidden/>
              </w:rPr>
              <w:fldChar w:fldCharType="end"/>
            </w:r>
          </w:hyperlink>
        </w:p>
        <w:p w14:paraId="6C2D6CFF" w14:textId="77777777" w:rsidR="00EA273B" w:rsidRDefault="00DF0703">
          <w:pPr>
            <w:pStyle w:val="TDC3"/>
            <w:tabs>
              <w:tab w:val="right" w:leader="dot" w:pos="9350"/>
            </w:tabs>
            <w:rPr>
              <w:rFonts w:asciiTheme="minorHAnsi" w:hAnsiTheme="minorHAnsi" w:cstheme="minorBidi"/>
              <w:noProof/>
              <w:sz w:val="24"/>
              <w:szCs w:val="24"/>
            </w:rPr>
          </w:pPr>
          <w:hyperlink w:anchor="_Toc482897573" w:history="1">
            <w:r w:rsidR="00EA273B" w:rsidRPr="00231B3A">
              <w:rPr>
                <w:rStyle w:val="Hipervnculo"/>
                <w:rFonts w:eastAsia="Times New Roman"/>
                <w:noProof/>
              </w:rPr>
              <w:t>Cloudera-Manager-Server</w:t>
            </w:r>
            <w:r w:rsidR="00EA273B">
              <w:rPr>
                <w:noProof/>
                <w:webHidden/>
              </w:rPr>
              <w:tab/>
            </w:r>
            <w:r w:rsidR="00EA273B">
              <w:rPr>
                <w:noProof/>
                <w:webHidden/>
              </w:rPr>
              <w:fldChar w:fldCharType="begin"/>
            </w:r>
            <w:r w:rsidR="00EA273B">
              <w:rPr>
                <w:noProof/>
                <w:webHidden/>
              </w:rPr>
              <w:instrText xml:space="preserve"> PAGEREF _Toc482897573 \h </w:instrText>
            </w:r>
            <w:r w:rsidR="00EA273B">
              <w:rPr>
                <w:noProof/>
                <w:webHidden/>
              </w:rPr>
            </w:r>
            <w:r w:rsidR="00EA273B">
              <w:rPr>
                <w:noProof/>
                <w:webHidden/>
              </w:rPr>
              <w:fldChar w:fldCharType="separate"/>
            </w:r>
            <w:r w:rsidR="00EA273B">
              <w:rPr>
                <w:noProof/>
                <w:webHidden/>
              </w:rPr>
              <w:t>24</w:t>
            </w:r>
            <w:r w:rsidR="00EA273B">
              <w:rPr>
                <w:noProof/>
                <w:webHidden/>
              </w:rPr>
              <w:fldChar w:fldCharType="end"/>
            </w:r>
          </w:hyperlink>
        </w:p>
        <w:p w14:paraId="25BB6C79" w14:textId="77777777" w:rsidR="00EA273B" w:rsidRDefault="00DF0703">
          <w:pPr>
            <w:pStyle w:val="TDC3"/>
            <w:tabs>
              <w:tab w:val="right" w:leader="dot" w:pos="9350"/>
            </w:tabs>
            <w:rPr>
              <w:rFonts w:asciiTheme="minorHAnsi" w:hAnsiTheme="minorHAnsi" w:cstheme="minorBidi"/>
              <w:noProof/>
              <w:sz w:val="24"/>
              <w:szCs w:val="24"/>
            </w:rPr>
          </w:pPr>
          <w:hyperlink w:anchor="_Toc482897574" w:history="1">
            <w:r w:rsidR="00EA273B" w:rsidRPr="00231B3A">
              <w:rPr>
                <w:rStyle w:val="Hipervnculo"/>
                <w:rFonts w:eastAsia="Times New Roman"/>
                <w:noProof/>
              </w:rPr>
              <w:t>Cloudera-Agent</w:t>
            </w:r>
            <w:r w:rsidR="00EA273B">
              <w:rPr>
                <w:noProof/>
                <w:webHidden/>
              </w:rPr>
              <w:tab/>
            </w:r>
            <w:r w:rsidR="00EA273B">
              <w:rPr>
                <w:noProof/>
                <w:webHidden/>
              </w:rPr>
              <w:fldChar w:fldCharType="begin"/>
            </w:r>
            <w:r w:rsidR="00EA273B">
              <w:rPr>
                <w:noProof/>
                <w:webHidden/>
              </w:rPr>
              <w:instrText xml:space="preserve"> PAGEREF _Toc482897574 \h </w:instrText>
            </w:r>
            <w:r w:rsidR="00EA273B">
              <w:rPr>
                <w:noProof/>
                <w:webHidden/>
              </w:rPr>
            </w:r>
            <w:r w:rsidR="00EA273B">
              <w:rPr>
                <w:noProof/>
                <w:webHidden/>
              </w:rPr>
              <w:fldChar w:fldCharType="separate"/>
            </w:r>
            <w:r w:rsidR="00EA273B">
              <w:rPr>
                <w:noProof/>
                <w:webHidden/>
              </w:rPr>
              <w:t>24</w:t>
            </w:r>
            <w:r w:rsidR="00EA273B">
              <w:rPr>
                <w:noProof/>
                <w:webHidden/>
              </w:rPr>
              <w:fldChar w:fldCharType="end"/>
            </w:r>
          </w:hyperlink>
        </w:p>
        <w:p w14:paraId="223D1EEC" w14:textId="77777777" w:rsidR="00EA273B" w:rsidRDefault="00DF0703">
          <w:pPr>
            <w:pStyle w:val="TDC2"/>
            <w:tabs>
              <w:tab w:val="right" w:leader="dot" w:pos="9350"/>
            </w:tabs>
            <w:rPr>
              <w:rFonts w:asciiTheme="minorHAnsi" w:hAnsiTheme="minorHAnsi" w:cstheme="minorBidi"/>
              <w:b w:val="0"/>
              <w:bCs w:val="0"/>
              <w:noProof/>
              <w:sz w:val="24"/>
              <w:szCs w:val="24"/>
            </w:rPr>
          </w:pPr>
          <w:hyperlink w:anchor="_Toc482897575" w:history="1">
            <w:r w:rsidR="00EA273B" w:rsidRPr="00231B3A">
              <w:rPr>
                <w:rStyle w:val="Hipervnculo"/>
                <w:noProof/>
              </w:rPr>
              <w:t>Logs for Cloudera manager server/agents:</w:t>
            </w:r>
            <w:r w:rsidR="00EA273B">
              <w:rPr>
                <w:noProof/>
                <w:webHidden/>
              </w:rPr>
              <w:tab/>
            </w:r>
            <w:r w:rsidR="00EA273B">
              <w:rPr>
                <w:noProof/>
                <w:webHidden/>
              </w:rPr>
              <w:fldChar w:fldCharType="begin"/>
            </w:r>
            <w:r w:rsidR="00EA273B">
              <w:rPr>
                <w:noProof/>
                <w:webHidden/>
              </w:rPr>
              <w:instrText xml:space="preserve"> PAGEREF _Toc482897575 \h </w:instrText>
            </w:r>
            <w:r w:rsidR="00EA273B">
              <w:rPr>
                <w:noProof/>
                <w:webHidden/>
              </w:rPr>
            </w:r>
            <w:r w:rsidR="00EA273B">
              <w:rPr>
                <w:noProof/>
                <w:webHidden/>
              </w:rPr>
              <w:fldChar w:fldCharType="separate"/>
            </w:r>
            <w:r w:rsidR="00EA273B">
              <w:rPr>
                <w:noProof/>
                <w:webHidden/>
              </w:rPr>
              <w:t>25</w:t>
            </w:r>
            <w:r w:rsidR="00EA273B">
              <w:rPr>
                <w:noProof/>
                <w:webHidden/>
              </w:rPr>
              <w:fldChar w:fldCharType="end"/>
            </w:r>
          </w:hyperlink>
        </w:p>
        <w:p w14:paraId="1DD809B8" w14:textId="77777777" w:rsidR="00EA273B" w:rsidRDefault="00DF0703">
          <w:pPr>
            <w:pStyle w:val="TDC3"/>
            <w:tabs>
              <w:tab w:val="right" w:leader="dot" w:pos="9350"/>
            </w:tabs>
            <w:rPr>
              <w:rFonts w:asciiTheme="minorHAnsi" w:hAnsiTheme="minorHAnsi" w:cstheme="minorBidi"/>
              <w:noProof/>
              <w:sz w:val="24"/>
              <w:szCs w:val="24"/>
            </w:rPr>
          </w:pPr>
          <w:hyperlink w:anchor="_Toc482897576" w:history="1">
            <w:r w:rsidR="00EA273B" w:rsidRPr="00231B3A">
              <w:rPr>
                <w:rStyle w:val="Hipervnculo"/>
                <w:noProof/>
              </w:rPr>
              <w:t>Cloudera-Manager-Server</w:t>
            </w:r>
            <w:r w:rsidR="00EA273B">
              <w:rPr>
                <w:noProof/>
                <w:webHidden/>
              </w:rPr>
              <w:tab/>
            </w:r>
            <w:r w:rsidR="00EA273B">
              <w:rPr>
                <w:noProof/>
                <w:webHidden/>
              </w:rPr>
              <w:fldChar w:fldCharType="begin"/>
            </w:r>
            <w:r w:rsidR="00EA273B">
              <w:rPr>
                <w:noProof/>
                <w:webHidden/>
              </w:rPr>
              <w:instrText xml:space="preserve"> PAGEREF _Toc482897576 \h </w:instrText>
            </w:r>
            <w:r w:rsidR="00EA273B">
              <w:rPr>
                <w:noProof/>
                <w:webHidden/>
              </w:rPr>
            </w:r>
            <w:r w:rsidR="00EA273B">
              <w:rPr>
                <w:noProof/>
                <w:webHidden/>
              </w:rPr>
              <w:fldChar w:fldCharType="separate"/>
            </w:r>
            <w:r w:rsidR="00EA273B">
              <w:rPr>
                <w:noProof/>
                <w:webHidden/>
              </w:rPr>
              <w:t>25</w:t>
            </w:r>
            <w:r w:rsidR="00EA273B">
              <w:rPr>
                <w:noProof/>
                <w:webHidden/>
              </w:rPr>
              <w:fldChar w:fldCharType="end"/>
            </w:r>
          </w:hyperlink>
        </w:p>
        <w:p w14:paraId="03F9A459" w14:textId="77777777" w:rsidR="00EA273B" w:rsidRDefault="00DF0703">
          <w:pPr>
            <w:pStyle w:val="TDC3"/>
            <w:tabs>
              <w:tab w:val="right" w:leader="dot" w:pos="9350"/>
            </w:tabs>
            <w:rPr>
              <w:rFonts w:asciiTheme="minorHAnsi" w:hAnsiTheme="minorHAnsi" w:cstheme="minorBidi"/>
              <w:noProof/>
              <w:sz w:val="24"/>
              <w:szCs w:val="24"/>
            </w:rPr>
          </w:pPr>
          <w:hyperlink w:anchor="_Toc482897577" w:history="1">
            <w:r w:rsidR="00EA273B" w:rsidRPr="00231B3A">
              <w:rPr>
                <w:rStyle w:val="Hipervnculo"/>
                <w:noProof/>
              </w:rPr>
              <w:t>Cloudera-Agent Logs</w:t>
            </w:r>
            <w:r w:rsidR="00EA273B">
              <w:rPr>
                <w:noProof/>
                <w:webHidden/>
              </w:rPr>
              <w:tab/>
            </w:r>
            <w:r w:rsidR="00EA273B">
              <w:rPr>
                <w:noProof/>
                <w:webHidden/>
              </w:rPr>
              <w:fldChar w:fldCharType="begin"/>
            </w:r>
            <w:r w:rsidR="00EA273B">
              <w:rPr>
                <w:noProof/>
                <w:webHidden/>
              </w:rPr>
              <w:instrText xml:space="preserve"> PAGEREF _Toc482897577 \h </w:instrText>
            </w:r>
            <w:r w:rsidR="00EA273B">
              <w:rPr>
                <w:noProof/>
                <w:webHidden/>
              </w:rPr>
            </w:r>
            <w:r w:rsidR="00EA273B">
              <w:rPr>
                <w:noProof/>
                <w:webHidden/>
              </w:rPr>
              <w:fldChar w:fldCharType="separate"/>
            </w:r>
            <w:r w:rsidR="00EA273B">
              <w:rPr>
                <w:noProof/>
                <w:webHidden/>
              </w:rPr>
              <w:t>25</w:t>
            </w:r>
            <w:r w:rsidR="00EA273B">
              <w:rPr>
                <w:noProof/>
                <w:webHidden/>
              </w:rPr>
              <w:fldChar w:fldCharType="end"/>
            </w:r>
          </w:hyperlink>
        </w:p>
        <w:p w14:paraId="1B22AF45" w14:textId="77777777" w:rsidR="00EA273B" w:rsidRDefault="00DF0703">
          <w:pPr>
            <w:pStyle w:val="TDC2"/>
            <w:tabs>
              <w:tab w:val="right" w:leader="dot" w:pos="9350"/>
            </w:tabs>
            <w:rPr>
              <w:rFonts w:asciiTheme="minorHAnsi" w:hAnsiTheme="minorHAnsi" w:cstheme="minorBidi"/>
              <w:b w:val="0"/>
              <w:bCs w:val="0"/>
              <w:noProof/>
              <w:sz w:val="24"/>
              <w:szCs w:val="24"/>
            </w:rPr>
          </w:pPr>
          <w:hyperlink w:anchor="_Toc482897578" w:history="1">
            <w:r w:rsidR="00EA273B" w:rsidRPr="00231B3A">
              <w:rPr>
                <w:rStyle w:val="Hipervnculo"/>
                <w:noProof/>
              </w:rPr>
              <w:t>Integrating Cloudera Manager with Active Directory</w:t>
            </w:r>
            <w:r w:rsidR="00EA273B">
              <w:rPr>
                <w:noProof/>
                <w:webHidden/>
              </w:rPr>
              <w:tab/>
            </w:r>
            <w:r w:rsidR="00EA273B">
              <w:rPr>
                <w:noProof/>
                <w:webHidden/>
              </w:rPr>
              <w:fldChar w:fldCharType="begin"/>
            </w:r>
            <w:r w:rsidR="00EA273B">
              <w:rPr>
                <w:noProof/>
                <w:webHidden/>
              </w:rPr>
              <w:instrText xml:space="preserve"> PAGEREF _Toc482897578 \h </w:instrText>
            </w:r>
            <w:r w:rsidR="00EA273B">
              <w:rPr>
                <w:noProof/>
                <w:webHidden/>
              </w:rPr>
            </w:r>
            <w:r w:rsidR="00EA273B">
              <w:rPr>
                <w:noProof/>
                <w:webHidden/>
              </w:rPr>
              <w:fldChar w:fldCharType="separate"/>
            </w:r>
            <w:r w:rsidR="00EA273B">
              <w:rPr>
                <w:noProof/>
                <w:webHidden/>
              </w:rPr>
              <w:t>25</w:t>
            </w:r>
            <w:r w:rsidR="00EA273B">
              <w:rPr>
                <w:noProof/>
                <w:webHidden/>
              </w:rPr>
              <w:fldChar w:fldCharType="end"/>
            </w:r>
          </w:hyperlink>
        </w:p>
        <w:p w14:paraId="1CAAA1BE"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79" w:history="1">
            <w:r w:rsidR="00EA273B" w:rsidRPr="00231B3A">
              <w:rPr>
                <w:rStyle w:val="Hipervnculo"/>
                <w:noProof/>
              </w:rPr>
              <w:t>14.</w:t>
            </w:r>
            <w:r w:rsidR="00EA273B">
              <w:rPr>
                <w:rFonts w:asciiTheme="minorHAnsi" w:hAnsiTheme="minorHAnsi" w:cstheme="minorBidi"/>
                <w:b w:val="0"/>
                <w:bCs w:val="0"/>
                <w:noProof/>
              </w:rPr>
              <w:tab/>
            </w:r>
            <w:r w:rsidR="00EA273B" w:rsidRPr="00231B3A">
              <w:rPr>
                <w:rStyle w:val="Hipervnculo"/>
                <w:noProof/>
              </w:rPr>
              <w:t>Server Hostname:</w:t>
            </w:r>
            <w:r w:rsidR="00EA273B">
              <w:rPr>
                <w:noProof/>
                <w:webHidden/>
              </w:rPr>
              <w:tab/>
            </w:r>
            <w:r w:rsidR="00EA273B">
              <w:rPr>
                <w:noProof/>
                <w:webHidden/>
              </w:rPr>
              <w:fldChar w:fldCharType="begin"/>
            </w:r>
            <w:r w:rsidR="00EA273B">
              <w:rPr>
                <w:noProof/>
                <w:webHidden/>
              </w:rPr>
              <w:instrText xml:space="preserve"> PAGEREF _Toc482897579 \h </w:instrText>
            </w:r>
            <w:r w:rsidR="00EA273B">
              <w:rPr>
                <w:noProof/>
                <w:webHidden/>
              </w:rPr>
            </w:r>
            <w:r w:rsidR="00EA273B">
              <w:rPr>
                <w:noProof/>
                <w:webHidden/>
              </w:rPr>
              <w:fldChar w:fldCharType="separate"/>
            </w:r>
            <w:r w:rsidR="00EA273B">
              <w:rPr>
                <w:noProof/>
                <w:webHidden/>
              </w:rPr>
              <w:t>26</w:t>
            </w:r>
            <w:r w:rsidR="00EA273B">
              <w:rPr>
                <w:noProof/>
                <w:webHidden/>
              </w:rPr>
              <w:fldChar w:fldCharType="end"/>
            </w:r>
          </w:hyperlink>
        </w:p>
        <w:p w14:paraId="590BA7ED"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80" w:history="1">
            <w:r w:rsidR="00EA273B" w:rsidRPr="00231B3A">
              <w:rPr>
                <w:rStyle w:val="Hipervnculo"/>
                <w:noProof/>
              </w:rPr>
              <w:t>15.</w:t>
            </w:r>
            <w:r w:rsidR="00EA273B">
              <w:rPr>
                <w:rFonts w:asciiTheme="minorHAnsi" w:hAnsiTheme="minorHAnsi" w:cstheme="minorBidi"/>
                <w:b w:val="0"/>
                <w:bCs w:val="0"/>
                <w:noProof/>
              </w:rPr>
              <w:tab/>
            </w:r>
            <w:r w:rsidR="00EA273B" w:rsidRPr="00231B3A">
              <w:rPr>
                <w:rStyle w:val="Hipervnculo"/>
                <w:noProof/>
              </w:rPr>
              <w:t>Integrating servers to active directory</w:t>
            </w:r>
            <w:r w:rsidR="00EA273B">
              <w:rPr>
                <w:noProof/>
                <w:webHidden/>
              </w:rPr>
              <w:tab/>
            </w:r>
            <w:r w:rsidR="00EA273B">
              <w:rPr>
                <w:noProof/>
                <w:webHidden/>
              </w:rPr>
              <w:fldChar w:fldCharType="begin"/>
            </w:r>
            <w:r w:rsidR="00EA273B">
              <w:rPr>
                <w:noProof/>
                <w:webHidden/>
              </w:rPr>
              <w:instrText xml:space="preserve"> PAGEREF _Toc482897580 \h </w:instrText>
            </w:r>
            <w:r w:rsidR="00EA273B">
              <w:rPr>
                <w:noProof/>
                <w:webHidden/>
              </w:rPr>
            </w:r>
            <w:r w:rsidR="00EA273B">
              <w:rPr>
                <w:noProof/>
                <w:webHidden/>
              </w:rPr>
              <w:fldChar w:fldCharType="separate"/>
            </w:r>
            <w:r w:rsidR="00EA273B">
              <w:rPr>
                <w:noProof/>
                <w:webHidden/>
              </w:rPr>
              <w:t>26</w:t>
            </w:r>
            <w:r w:rsidR="00EA273B">
              <w:rPr>
                <w:noProof/>
                <w:webHidden/>
              </w:rPr>
              <w:fldChar w:fldCharType="end"/>
            </w:r>
          </w:hyperlink>
        </w:p>
        <w:p w14:paraId="2F3607E4"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81" w:history="1">
            <w:r w:rsidR="00EA273B" w:rsidRPr="00231B3A">
              <w:rPr>
                <w:rStyle w:val="Hipervnculo"/>
                <w:rFonts w:ascii="Bookman Old Style" w:hAnsi="Bookman Old Style"/>
                <w:noProof/>
              </w:rPr>
              <w:t>a.</w:t>
            </w:r>
            <w:r w:rsidR="00EA273B">
              <w:rPr>
                <w:rFonts w:asciiTheme="minorHAnsi" w:hAnsiTheme="minorHAnsi" w:cstheme="minorBidi"/>
                <w:b w:val="0"/>
                <w:bCs w:val="0"/>
                <w:noProof/>
                <w:sz w:val="24"/>
                <w:szCs w:val="24"/>
              </w:rPr>
              <w:tab/>
            </w:r>
            <w:r w:rsidR="00EA273B" w:rsidRPr="00231B3A">
              <w:rPr>
                <w:rStyle w:val="Hipervnculo"/>
                <w:rFonts w:ascii="Bookman Old Style" w:hAnsi="Bookman Old Style"/>
                <w:noProof/>
              </w:rPr>
              <w:t>Creating a DNS entry</w:t>
            </w:r>
            <w:r w:rsidR="00EA273B">
              <w:rPr>
                <w:noProof/>
                <w:webHidden/>
              </w:rPr>
              <w:tab/>
            </w:r>
            <w:r w:rsidR="00EA273B">
              <w:rPr>
                <w:noProof/>
                <w:webHidden/>
              </w:rPr>
              <w:fldChar w:fldCharType="begin"/>
            </w:r>
            <w:r w:rsidR="00EA273B">
              <w:rPr>
                <w:noProof/>
                <w:webHidden/>
              </w:rPr>
              <w:instrText xml:space="preserve"> PAGEREF _Toc482897581 \h </w:instrText>
            </w:r>
            <w:r w:rsidR="00EA273B">
              <w:rPr>
                <w:noProof/>
                <w:webHidden/>
              </w:rPr>
            </w:r>
            <w:r w:rsidR="00EA273B">
              <w:rPr>
                <w:noProof/>
                <w:webHidden/>
              </w:rPr>
              <w:fldChar w:fldCharType="separate"/>
            </w:r>
            <w:r w:rsidR="00EA273B">
              <w:rPr>
                <w:noProof/>
                <w:webHidden/>
              </w:rPr>
              <w:t>26</w:t>
            </w:r>
            <w:r w:rsidR="00EA273B">
              <w:rPr>
                <w:noProof/>
                <w:webHidden/>
              </w:rPr>
              <w:fldChar w:fldCharType="end"/>
            </w:r>
          </w:hyperlink>
        </w:p>
        <w:p w14:paraId="46D972AB" w14:textId="77777777" w:rsidR="00EA273B" w:rsidRDefault="00DF0703">
          <w:pPr>
            <w:pStyle w:val="TDC2"/>
            <w:tabs>
              <w:tab w:val="left" w:pos="800"/>
              <w:tab w:val="right" w:leader="dot" w:pos="9350"/>
            </w:tabs>
            <w:rPr>
              <w:rFonts w:asciiTheme="minorHAnsi" w:hAnsiTheme="minorHAnsi" w:cstheme="minorBidi"/>
              <w:b w:val="0"/>
              <w:bCs w:val="0"/>
              <w:noProof/>
              <w:sz w:val="24"/>
              <w:szCs w:val="24"/>
            </w:rPr>
          </w:pPr>
          <w:hyperlink w:anchor="_Toc482897582" w:history="1">
            <w:r w:rsidR="00EA273B" w:rsidRPr="00231B3A">
              <w:rPr>
                <w:rStyle w:val="Hipervnculo"/>
                <w:rFonts w:ascii="Bookman Old Style" w:eastAsia="Times New Roman" w:hAnsi="Bookman Old Style"/>
                <w:noProof/>
              </w:rPr>
              <w:t>b.</w:t>
            </w:r>
            <w:r w:rsidR="00EA273B">
              <w:rPr>
                <w:rFonts w:asciiTheme="minorHAnsi" w:hAnsiTheme="minorHAnsi" w:cstheme="minorBidi"/>
                <w:b w:val="0"/>
                <w:bCs w:val="0"/>
                <w:noProof/>
                <w:sz w:val="24"/>
                <w:szCs w:val="24"/>
              </w:rPr>
              <w:tab/>
            </w:r>
            <w:r w:rsidR="00EA273B" w:rsidRPr="00231B3A">
              <w:rPr>
                <w:rStyle w:val="Hipervnculo"/>
                <w:rFonts w:ascii="Bookman Old Style" w:eastAsia="Times New Roman" w:hAnsi="Bookman Old Style"/>
                <w:noProof/>
              </w:rPr>
              <w:t>Joining Linux servers to AD</w:t>
            </w:r>
            <w:r w:rsidR="00EA273B">
              <w:rPr>
                <w:noProof/>
                <w:webHidden/>
              </w:rPr>
              <w:tab/>
            </w:r>
            <w:r w:rsidR="00EA273B">
              <w:rPr>
                <w:noProof/>
                <w:webHidden/>
              </w:rPr>
              <w:fldChar w:fldCharType="begin"/>
            </w:r>
            <w:r w:rsidR="00EA273B">
              <w:rPr>
                <w:noProof/>
                <w:webHidden/>
              </w:rPr>
              <w:instrText xml:space="preserve"> PAGEREF _Toc482897582 \h </w:instrText>
            </w:r>
            <w:r w:rsidR="00EA273B">
              <w:rPr>
                <w:noProof/>
                <w:webHidden/>
              </w:rPr>
            </w:r>
            <w:r w:rsidR="00EA273B">
              <w:rPr>
                <w:noProof/>
                <w:webHidden/>
              </w:rPr>
              <w:fldChar w:fldCharType="separate"/>
            </w:r>
            <w:r w:rsidR="00EA273B">
              <w:rPr>
                <w:noProof/>
                <w:webHidden/>
              </w:rPr>
              <w:t>30</w:t>
            </w:r>
            <w:r w:rsidR="00EA273B">
              <w:rPr>
                <w:noProof/>
                <w:webHidden/>
              </w:rPr>
              <w:fldChar w:fldCharType="end"/>
            </w:r>
          </w:hyperlink>
        </w:p>
        <w:p w14:paraId="1F10F6D8"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83" w:history="1">
            <w:r w:rsidR="00EA273B" w:rsidRPr="00231B3A">
              <w:rPr>
                <w:rStyle w:val="Hipervnculo"/>
                <w:noProof/>
              </w:rPr>
              <w:t>16.</w:t>
            </w:r>
            <w:r w:rsidR="00EA273B">
              <w:rPr>
                <w:rFonts w:asciiTheme="minorHAnsi" w:hAnsiTheme="minorHAnsi" w:cstheme="minorBidi"/>
                <w:b w:val="0"/>
                <w:bCs w:val="0"/>
                <w:noProof/>
              </w:rPr>
              <w:tab/>
            </w:r>
            <w:r w:rsidR="00EA273B" w:rsidRPr="00231B3A">
              <w:rPr>
                <w:rStyle w:val="Hipervnculo"/>
                <w:noProof/>
              </w:rPr>
              <w:t>Active Directory structure for Big data OU</w:t>
            </w:r>
            <w:r w:rsidR="00EA273B">
              <w:rPr>
                <w:noProof/>
                <w:webHidden/>
              </w:rPr>
              <w:tab/>
            </w:r>
            <w:r w:rsidR="00EA273B">
              <w:rPr>
                <w:noProof/>
                <w:webHidden/>
              </w:rPr>
              <w:fldChar w:fldCharType="begin"/>
            </w:r>
            <w:r w:rsidR="00EA273B">
              <w:rPr>
                <w:noProof/>
                <w:webHidden/>
              </w:rPr>
              <w:instrText xml:space="preserve"> PAGEREF _Toc482897583 \h </w:instrText>
            </w:r>
            <w:r w:rsidR="00EA273B">
              <w:rPr>
                <w:noProof/>
                <w:webHidden/>
              </w:rPr>
            </w:r>
            <w:r w:rsidR="00EA273B">
              <w:rPr>
                <w:noProof/>
                <w:webHidden/>
              </w:rPr>
              <w:fldChar w:fldCharType="separate"/>
            </w:r>
            <w:r w:rsidR="00EA273B">
              <w:rPr>
                <w:noProof/>
                <w:webHidden/>
              </w:rPr>
              <w:t>33</w:t>
            </w:r>
            <w:r w:rsidR="00EA273B">
              <w:rPr>
                <w:noProof/>
                <w:webHidden/>
              </w:rPr>
              <w:fldChar w:fldCharType="end"/>
            </w:r>
          </w:hyperlink>
        </w:p>
        <w:p w14:paraId="68DA8572" w14:textId="77777777" w:rsidR="00EA273B" w:rsidRDefault="00DF0703">
          <w:pPr>
            <w:pStyle w:val="TDC2"/>
            <w:tabs>
              <w:tab w:val="right" w:leader="dot" w:pos="9350"/>
            </w:tabs>
            <w:rPr>
              <w:rFonts w:asciiTheme="minorHAnsi" w:hAnsiTheme="minorHAnsi" w:cstheme="minorBidi"/>
              <w:b w:val="0"/>
              <w:bCs w:val="0"/>
              <w:noProof/>
              <w:sz w:val="24"/>
              <w:szCs w:val="24"/>
            </w:rPr>
          </w:pPr>
          <w:hyperlink w:anchor="_Toc482897584" w:history="1">
            <w:r w:rsidR="00EA273B" w:rsidRPr="00231B3A">
              <w:rPr>
                <w:rStyle w:val="Hipervnculo"/>
                <w:rFonts w:ascii="Bookman Old Style" w:hAnsi="Bookman Old Style"/>
                <w:noProof/>
              </w:rPr>
              <w:t>Service Account for Kerberos Integration to Active Directory</w:t>
            </w:r>
            <w:r w:rsidR="00EA273B">
              <w:rPr>
                <w:noProof/>
                <w:webHidden/>
              </w:rPr>
              <w:tab/>
            </w:r>
            <w:r w:rsidR="00EA273B">
              <w:rPr>
                <w:noProof/>
                <w:webHidden/>
              </w:rPr>
              <w:fldChar w:fldCharType="begin"/>
            </w:r>
            <w:r w:rsidR="00EA273B">
              <w:rPr>
                <w:noProof/>
                <w:webHidden/>
              </w:rPr>
              <w:instrText xml:space="preserve"> PAGEREF _Toc482897584 \h </w:instrText>
            </w:r>
            <w:r w:rsidR="00EA273B">
              <w:rPr>
                <w:noProof/>
                <w:webHidden/>
              </w:rPr>
            </w:r>
            <w:r w:rsidR="00EA273B">
              <w:rPr>
                <w:noProof/>
                <w:webHidden/>
              </w:rPr>
              <w:fldChar w:fldCharType="separate"/>
            </w:r>
            <w:r w:rsidR="00EA273B">
              <w:rPr>
                <w:noProof/>
                <w:webHidden/>
              </w:rPr>
              <w:t>34</w:t>
            </w:r>
            <w:r w:rsidR="00EA273B">
              <w:rPr>
                <w:noProof/>
                <w:webHidden/>
              </w:rPr>
              <w:fldChar w:fldCharType="end"/>
            </w:r>
          </w:hyperlink>
        </w:p>
        <w:p w14:paraId="223E6379"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85" w:history="1">
            <w:r w:rsidR="00EA273B" w:rsidRPr="00231B3A">
              <w:rPr>
                <w:rStyle w:val="Hipervnculo"/>
                <w:noProof/>
              </w:rPr>
              <w:t>17.</w:t>
            </w:r>
            <w:r w:rsidR="00EA273B">
              <w:rPr>
                <w:rFonts w:asciiTheme="minorHAnsi" w:hAnsiTheme="minorHAnsi" w:cstheme="minorBidi"/>
                <w:b w:val="0"/>
                <w:bCs w:val="0"/>
                <w:noProof/>
              </w:rPr>
              <w:tab/>
            </w:r>
            <w:r w:rsidR="00EA273B" w:rsidRPr="00231B3A">
              <w:rPr>
                <w:rStyle w:val="Hipervnculo"/>
                <w:noProof/>
              </w:rPr>
              <w:t>Web Addresess from where Packages Needs to be Downloaded</w:t>
            </w:r>
            <w:r w:rsidR="00EA273B">
              <w:rPr>
                <w:noProof/>
                <w:webHidden/>
              </w:rPr>
              <w:tab/>
            </w:r>
            <w:r w:rsidR="00EA273B">
              <w:rPr>
                <w:noProof/>
                <w:webHidden/>
              </w:rPr>
              <w:fldChar w:fldCharType="begin"/>
            </w:r>
            <w:r w:rsidR="00EA273B">
              <w:rPr>
                <w:noProof/>
                <w:webHidden/>
              </w:rPr>
              <w:instrText xml:space="preserve"> PAGEREF _Toc482897585 \h </w:instrText>
            </w:r>
            <w:r w:rsidR="00EA273B">
              <w:rPr>
                <w:noProof/>
                <w:webHidden/>
              </w:rPr>
            </w:r>
            <w:r w:rsidR="00EA273B">
              <w:rPr>
                <w:noProof/>
                <w:webHidden/>
              </w:rPr>
              <w:fldChar w:fldCharType="separate"/>
            </w:r>
            <w:r w:rsidR="00EA273B">
              <w:rPr>
                <w:noProof/>
                <w:webHidden/>
              </w:rPr>
              <w:t>38</w:t>
            </w:r>
            <w:r w:rsidR="00EA273B">
              <w:rPr>
                <w:noProof/>
                <w:webHidden/>
              </w:rPr>
              <w:fldChar w:fldCharType="end"/>
            </w:r>
          </w:hyperlink>
        </w:p>
        <w:p w14:paraId="4E7AD280"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86" w:history="1">
            <w:r w:rsidR="00EA273B" w:rsidRPr="00231B3A">
              <w:rPr>
                <w:rStyle w:val="Hipervnculo"/>
                <w:noProof/>
              </w:rPr>
              <w:t>18.</w:t>
            </w:r>
            <w:r w:rsidR="00EA273B">
              <w:rPr>
                <w:rFonts w:asciiTheme="minorHAnsi" w:hAnsiTheme="minorHAnsi" w:cstheme="minorBidi"/>
                <w:b w:val="0"/>
                <w:bCs w:val="0"/>
                <w:noProof/>
              </w:rPr>
              <w:tab/>
            </w:r>
            <w:r w:rsidR="00EA273B" w:rsidRPr="00231B3A">
              <w:rPr>
                <w:rStyle w:val="Hipervnculo"/>
                <w:noProof/>
              </w:rPr>
              <w:t>Hosting an Internal Repo using Apache Web Server</w:t>
            </w:r>
            <w:r w:rsidR="00EA273B">
              <w:rPr>
                <w:noProof/>
                <w:webHidden/>
              </w:rPr>
              <w:tab/>
            </w:r>
            <w:r w:rsidR="00EA273B">
              <w:rPr>
                <w:noProof/>
                <w:webHidden/>
              </w:rPr>
              <w:fldChar w:fldCharType="begin"/>
            </w:r>
            <w:r w:rsidR="00EA273B">
              <w:rPr>
                <w:noProof/>
                <w:webHidden/>
              </w:rPr>
              <w:instrText xml:space="preserve"> PAGEREF _Toc482897586 \h </w:instrText>
            </w:r>
            <w:r w:rsidR="00EA273B">
              <w:rPr>
                <w:noProof/>
                <w:webHidden/>
              </w:rPr>
            </w:r>
            <w:r w:rsidR="00EA273B">
              <w:rPr>
                <w:noProof/>
                <w:webHidden/>
              </w:rPr>
              <w:fldChar w:fldCharType="separate"/>
            </w:r>
            <w:r w:rsidR="00EA273B">
              <w:rPr>
                <w:noProof/>
                <w:webHidden/>
              </w:rPr>
              <w:t>39</w:t>
            </w:r>
            <w:r w:rsidR="00EA273B">
              <w:rPr>
                <w:noProof/>
                <w:webHidden/>
              </w:rPr>
              <w:fldChar w:fldCharType="end"/>
            </w:r>
          </w:hyperlink>
        </w:p>
        <w:p w14:paraId="58EA6585" w14:textId="77777777" w:rsidR="00EA273B" w:rsidRDefault="00DF0703">
          <w:pPr>
            <w:pStyle w:val="TDC2"/>
            <w:tabs>
              <w:tab w:val="right" w:leader="dot" w:pos="9350"/>
            </w:tabs>
            <w:rPr>
              <w:rFonts w:asciiTheme="minorHAnsi" w:hAnsiTheme="minorHAnsi" w:cstheme="minorBidi"/>
              <w:b w:val="0"/>
              <w:bCs w:val="0"/>
              <w:noProof/>
              <w:sz w:val="24"/>
              <w:szCs w:val="24"/>
            </w:rPr>
          </w:pPr>
          <w:hyperlink w:anchor="_Toc482897587" w:history="1">
            <w:r w:rsidR="00EA273B" w:rsidRPr="00231B3A">
              <w:rPr>
                <w:rStyle w:val="Hipervnculo"/>
                <w:rFonts w:ascii="Bookman Old Style" w:hAnsi="Bookman Old Style"/>
                <w:noProof/>
              </w:rPr>
              <w:t>Starting a Apache http web-server:</w:t>
            </w:r>
            <w:r w:rsidR="00EA273B">
              <w:rPr>
                <w:noProof/>
                <w:webHidden/>
              </w:rPr>
              <w:tab/>
            </w:r>
            <w:r w:rsidR="00EA273B">
              <w:rPr>
                <w:noProof/>
                <w:webHidden/>
              </w:rPr>
              <w:fldChar w:fldCharType="begin"/>
            </w:r>
            <w:r w:rsidR="00EA273B">
              <w:rPr>
                <w:noProof/>
                <w:webHidden/>
              </w:rPr>
              <w:instrText xml:space="preserve"> PAGEREF _Toc482897587 \h </w:instrText>
            </w:r>
            <w:r w:rsidR="00EA273B">
              <w:rPr>
                <w:noProof/>
                <w:webHidden/>
              </w:rPr>
            </w:r>
            <w:r w:rsidR="00EA273B">
              <w:rPr>
                <w:noProof/>
                <w:webHidden/>
              </w:rPr>
              <w:fldChar w:fldCharType="separate"/>
            </w:r>
            <w:r w:rsidR="00EA273B">
              <w:rPr>
                <w:noProof/>
                <w:webHidden/>
              </w:rPr>
              <w:t>40</w:t>
            </w:r>
            <w:r w:rsidR="00EA273B">
              <w:rPr>
                <w:noProof/>
                <w:webHidden/>
              </w:rPr>
              <w:fldChar w:fldCharType="end"/>
            </w:r>
          </w:hyperlink>
        </w:p>
        <w:p w14:paraId="3345842C" w14:textId="77777777" w:rsidR="00EA273B" w:rsidRDefault="00DF0703">
          <w:pPr>
            <w:pStyle w:val="TDC1"/>
            <w:tabs>
              <w:tab w:val="left" w:pos="600"/>
              <w:tab w:val="right" w:leader="dot" w:pos="9350"/>
            </w:tabs>
            <w:rPr>
              <w:rFonts w:asciiTheme="minorHAnsi" w:hAnsiTheme="minorHAnsi" w:cstheme="minorBidi"/>
              <w:b w:val="0"/>
              <w:bCs w:val="0"/>
              <w:noProof/>
            </w:rPr>
          </w:pPr>
          <w:hyperlink w:anchor="_Toc482897588" w:history="1">
            <w:r w:rsidR="00EA273B" w:rsidRPr="00231B3A">
              <w:rPr>
                <w:rStyle w:val="Hipervnculo"/>
                <w:noProof/>
              </w:rPr>
              <w:t>19.</w:t>
            </w:r>
            <w:r w:rsidR="00EA273B">
              <w:rPr>
                <w:rFonts w:asciiTheme="minorHAnsi" w:hAnsiTheme="minorHAnsi" w:cstheme="minorBidi"/>
                <w:b w:val="0"/>
                <w:bCs w:val="0"/>
                <w:noProof/>
              </w:rPr>
              <w:tab/>
            </w:r>
            <w:r w:rsidR="00EA273B" w:rsidRPr="00231B3A">
              <w:rPr>
                <w:rStyle w:val="Hipervnculo"/>
                <w:noProof/>
              </w:rPr>
              <w:t>Temporary Network re-architecture around 1G compatible TOR</w:t>
            </w:r>
            <w:r w:rsidR="00EA273B">
              <w:rPr>
                <w:noProof/>
                <w:webHidden/>
              </w:rPr>
              <w:tab/>
            </w:r>
            <w:r w:rsidR="00EA273B">
              <w:rPr>
                <w:noProof/>
                <w:webHidden/>
              </w:rPr>
              <w:fldChar w:fldCharType="begin"/>
            </w:r>
            <w:r w:rsidR="00EA273B">
              <w:rPr>
                <w:noProof/>
                <w:webHidden/>
              </w:rPr>
              <w:instrText xml:space="preserve"> PAGEREF _Toc482897588 \h </w:instrText>
            </w:r>
            <w:r w:rsidR="00EA273B">
              <w:rPr>
                <w:noProof/>
                <w:webHidden/>
              </w:rPr>
            </w:r>
            <w:r w:rsidR="00EA273B">
              <w:rPr>
                <w:noProof/>
                <w:webHidden/>
              </w:rPr>
              <w:fldChar w:fldCharType="separate"/>
            </w:r>
            <w:r w:rsidR="00EA273B">
              <w:rPr>
                <w:noProof/>
                <w:webHidden/>
              </w:rPr>
              <w:t>41</w:t>
            </w:r>
            <w:r w:rsidR="00EA273B">
              <w:rPr>
                <w:noProof/>
                <w:webHidden/>
              </w:rPr>
              <w:fldChar w:fldCharType="end"/>
            </w:r>
          </w:hyperlink>
        </w:p>
        <w:p w14:paraId="1D827B77" w14:textId="784F668D" w:rsidR="00081772" w:rsidRDefault="00081772">
          <w:r>
            <w:rPr>
              <w:b/>
              <w:bCs/>
              <w:noProof/>
            </w:rPr>
            <w:fldChar w:fldCharType="end"/>
          </w:r>
        </w:p>
      </w:sdtContent>
    </w:sdt>
    <w:p w14:paraId="0DD31AC9" w14:textId="77777777" w:rsidR="007641BC" w:rsidRDefault="007641BC"/>
    <w:p w14:paraId="76B741CB" w14:textId="77777777" w:rsidR="007641BC" w:rsidRDefault="007641BC"/>
    <w:p w14:paraId="3C640259" w14:textId="77777777" w:rsidR="00D944A3" w:rsidRDefault="00D944A3">
      <w:pPr>
        <w:rPr>
          <w:b/>
          <w:sz w:val="34"/>
          <w:szCs w:val="34"/>
        </w:rPr>
      </w:pPr>
      <w:bookmarkStart w:id="0" w:name="_e0y6gii4ry9v" w:colFirst="0" w:colLast="0"/>
      <w:bookmarkStart w:id="1" w:name="_1xxa4fa8nrkt" w:colFirst="0" w:colLast="0"/>
      <w:bookmarkEnd w:id="0"/>
      <w:bookmarkEnd w:id="1"/>
      <w:r>
        <w:rPr>
          <w:sz w:val="34"/>
          <w:szCs w:val="34"/>
        </w:rPr>
        <w:br w:type="page"/>
      </w:r>
    </w:p>
    <w:p w14:paraId="6F641276" w14:textId="6C97C9B1" w:rsidR="007641BC" w:rsidRDefault="00B017F6" w:rsidP="00BE21C7">
      <w:pPr>
        <w:pStyle w:val="Ttulo1"/>
        <w:numPr>
          <w:ilvl w:val="0"/>
          <w:numId w:val="9"/>
        </w:numPr>
        <w:rPr>
          <w:sz w:val="34"/>
          <w:szCs w:val="34"/>
        </w:rPr>
      </w:pPr>
      <w:bookmarkStart w:id="2" w:name="_Toc482897499"/>
      <w:r w:rsidRPr="00AF7823">
        <w:rPr>
          <w:sz w:val="34"/>
          <w:szCs w:val="34"/>
        </w:rPr>
        <w:lastRenderedPageBreak/>
        <w:t>Infrastructure</w:t>
      </w:r>
      <w:bookmarkEnd w:id="2"/>
    </w:p>
    <w:p w14:paraId="57997A9D" w14:textId="3601C72E" w:rsidR="00435D5B" w:rsidRPr="00435D5B" w:rsidRDefault="00435D5B" w:rsidP="00435D5B">
      <w:r>
        <w:t xml:space="preserve">Below hardware specs are provided by </w:t>
      </w:r>
      <w:proofErr w:type="spellStart"/>
      <w:r>
        <w:t>Millicom</w:t>
      </w:r>
      <w:proofErr w:type="spellEnd"/>
      <w:r>
        <w:t xml:space="preserve"> </w:t>
      </w:r>
      <w:proofErr w:type="gramStart"/>
      <w:r>
        <w:t>team :</w:t>
      </w:r>
      <w:proofErr w:type="gramEnd"/>
    </w:p>
    <w:tbl>
      <w:tblPr>
        <w:tblStyle w:val="a"/>
        <w:tblW w:w="9210"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560"/>
      </w:tblGrid>
      <w:tr w:rsidR="007641BC" w14:paraId="473C4299" w14:textId="77777777">
        <w:trPr>
          <w:trHeight w:val="420"/>
        </w:trPr>
        <w:tc>
          <w:tcPr>
            <w:tcW w:w="9210" w:type="dxa"/>
            <w:gridSpan w:val="2"/>
            <w:tcBorders>
              <w:bottom w:val="single" w:sz="6" w:space="0" w:color="000000"/>
            </w:tcBorders>
            <w:shd w:val="clear" w:color="auto" w:fill="A4C2F4"/>
            <w:tcMar>
              <w:top w:w="100" w:type="dxa"/>
              <w:left w:w="100" w:type="dxa"/>
              <w:bottom w:w="100" w:type="dxa"/>
              <w:right w:w="100" w:type="dxa"/>
            </w:tcMar>
          </w:tcPr>
          <w:p w14:paraId="6D2533AC" w14:textId="77777777" w:rsidR="007641BC" w:rsidRDefault="00B017F6">
            <w:pPr>
              <w:widowControl w:val="0"/>
            </w:pPr>
            <w:r>
              <w:rPr>
                <w:b/>
              </w:rPr>
              <w:t>MASTER NODE</w:t>
            </w:r>
          </w:p>
        </w:tc>
      </w:tr>
      <w:tr w:rsidR="007641BC" w14:paraId="6F26241C" w14:textId="77777777">
        <w:tc>
          <w:tcPr>
            <w:tcW w:w="921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6DD3BDD2" w14:textId="77777777" w:rsidR="007641BC" w:rsidRDefault="00B017F6">
            <w:pPr>
              <w:widowControl w:val="0"/>
            </w:pPr>
            <w:r>
              <w:rPr>
                <w:b/>
                <w:sz w:val="16"/>
                <w:szCs w:val="16"/>
              </w:rPr>
              <w:t>Base Configuration</w:t>
            </w:r>
          </w:p>
        </w:tc>
      </w:tr>
      <w:tr w:rsidR="007641BC" w14:paraId="1EEEFDD0"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5444C12" w14:textId="77777777" w:rsidR="007641BC" w:rsidRDefault="00B017F6">
            <w:pPr>
              <w:widowControl w:val="0"/>
            </w:pPr>
            <w:r>
              <w:rPr>
                <w:sz w:val="16"/>
                <w:szCs w:val="16"/>
              </w:rPr>
              <w:t>BC1M22HGSC</w:t>
            </w:r>
          </w:p>
        </w:tc>
        <w:tc>
          <w:tcPr>
            <w:tcW w:w="7560" w:type="dxa"/>
            <w:tcBorders>
              <w:left w:val="single" w:sz="6" w:space="0" w:color="000000"/>
              <w:bottom w:val="single" w:sz="6" w:space="0" w:color="000000"/>
              <w:right w:val="single" w:sz="6" w:space="0" w:color="000000"/>
            </w:tcBorders>
            <w:tcMar>
              <w:left w:w="40" w:type="dxa"/>
              <w:right w:w="40" w:type="dxa"/>
            </w:tcMar>
            <w:vAlign w:val="center"/>
          </w:tcPr>
          <w:p w14:paraId="482718CB" w14:textId="77777777" w:rsidR="007641BC" w:rsidRDefault="00B017F6">
            <w:pPr>
              <w:widowControl w:val="0"/>
            </w:pPr>
            <w:r>
              <w:rPr>
                <w:sz w:val="16"/>
                <w:szCs w:val="16"/>
              </w:rPr>
              <w:t xml:space="preserve">RH1288 V3 (8*2.5inch HDD </w:t>
            </w:r>
            <w:proofErr w:type="gramStart"/>
            <w:r>
              <w:rPr>
                <w:sz w:val="16"/>
                <w:szCs w:val="16"/>
              </w:rPr>
              <w:t>Chassis)(</w:t>
            </w:r>
            <w:proofErr w:type="gramEnd"/>
            <w:r>
              <w:rPr>
                <w:sz w:val="16"/>
                <w:szCs w:val="16"/>
              </w:rPr>
              <w:t xml:space="preserve">Only for </w:t>
            </w:r>
            <w:proofErr w:type="spellStart"/>
            <w:r>
              <w:rPr>
                <w:sz w:val="16"/>
                <w:szCs w:val="16"/>
              </w:rPr>
              <w:t>oversea,except</w:t>
            </w:r>
            <w:proofErr w:type="spellEnd"/>
            <w:r>
              <w:rPr>
                <w:sz w:val="16"/>
                <w:szCs w:val="16"/>
              </w:rPr>
              <w:t xml:space="preserve"> Japan)H12M-03</w:t>
            </w:r>
          </w:p>
        </w:tc>
      </w:tr>
      <w:tr w:rsidR="007641BC" w14:paraId="3B7C5024"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18BD4C6" w14:textId="77777777" w:rsidR="007641BC" w:rsidRDefault="00B017F6">
            <w:pPr>
              <w:widowControl w:val="0"/>
            </w:pPr>
            <w:r>
              <w:rPr>
                <w:sz w:val="16"/>
                <w:szCs w:val="16"/>
              </w:rPr>
              <w:t>BC1M01FGEB</w:t>
            </w:r>
          </w:p>
        </w:tc>
        <w:tc>
          <w:tcPr>
            <w:tcW w:w="756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7C6EA351" w14:textId="77777777" w:rsidR="007641BC" w:rsidRDefault="00B017F6">
            <w:pPr>
              <w:widowControl w:val="0"/>
            </w:pPr>
            <w:r>
              <w:rPr>
                <w:sz w:val="16"/>
                <w:szCs w:val="16"/>
              </w:rPr>
              <w:t>SM211 Onboard NIC,2xGE Electrical Interface(I350</w:t>
            </w:r>
            <w:proofErr w:type="gramStart"/>
            <w:r>
              <w:rPr>
                <w:sz w:val="16"/>
                <w:szCs w:val="16"/>
              </w:rPr>
              <w:t>),RJ</w:t>
            </w:r>
            <w:proofErr w:type="gramEnd"/>
            <w:r>
              <w:rPr>
                <w:sz w:val="16"/>
                <w:szCs w:val="16"/>
              </w:rPr>
              <w:t>45</w:t>
            </w:r>
          </w:p>
        </w:tc>
      </w:tr>
      <w:tr w:rsidR="007641BC" w14:paraId="05A65640"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B1B3658" w14:textId="77777777" w:rsidR="007641BC" w:rsidRDefault="00B017F6">
            <w:pPr>
              <w:widowControl w:val="0"/>
            </w:pPr>
            <w:r>
              <w:rPr>
                <w:sz w:val="16"/>
                <w:szCs w:val="16"/>
              </w:rPr>
              <w:t>BC1M13RISE</w:t>
            </w:r>
          </w:p>
        </w:tc>
        <w:tc>
          <w:tcPr>
            <w:tcW w:w="756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E008976" w14:textId="77777777" w:rsidR="007641BC" w:rsidRDefault="00B017F6">
            <w:pPr>
              <w:widowControl w:val="0"/>
            </w:pPr>
            <w:proofErr w:type="spellStart"/>
            <w:r>
              <w:rPr>
                <w:sz w:val="16"/>
                <w:szCs w:val="16"/>
              </w:rPr>
              <w:t>PCIe</w:t>
            </w:r>
            <w:proofErr w:type="spellEnd"/>
            <w:r>
              <w:rPr>
                <w:sz w:val="16"/>
                <w:szCs w:val="16"/>
              </w:rPr>
              <w:t xml:space="preserve"> Riser Card,1 slot(x16</w:t>
            </w:r>
            <w:proofErr w:type="gramStart"/>
            <w:r>
              <w:rPr>
                <w:sz w:val="16"/>
                <w:szCs w:val="16"/>
              </w:rPr>
              <w:t>),RISER</w:t>
            </w:r>
            <w:proofErr w:type="gramEnd"/>
            <w:r>
              <w:rPr>
                <w:sz w:val="16"/>
                <w:szCs w:val="16"/>
              </w:rPr>
              <w:t>1,used for RH1288 V3</w:t>
            </w:r>
          </w:p>
        </w:tc>
      </w:tr>
      <w:tr w:rsidR="007641BC" w14:paraId="5F4CDF40"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9479BAE" w14:textId="77777777" w:rsidR="007641BC" w:rsidRDefault="00B017F6">
            <w:pPr>
              <w:widowControl w:val="0"/>
            </w:pPr>
            <w:r>
              <w:rPr>
                <w:sz w:val="16"/>
                <w:szCs w:val="16"/>
              </w:rPr>
              <w:t>BC1M14RISE</w:t>
            </w:r>
          </w:p>
        </w:tc>
        <w:tc>
          <w:tcPr>
            <w:tcW w:w="756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B2C5886" w14:textId="77777777" w:rsidR="007641BC" w:rsidRDefault="00B017F6">
            <w:pPr>
              <w:widowControl w:val="0"/>
            </w:pPr>
            <w:proofErr w:type="spellStart"/>
            <w:r>
              <w:rPr>
                <w:sz w:val="16"/>
                <w:szCs w:val="16"/>
              </w:rPr>
              <w:t>PCIe</w:t>
            </w:r>
            <w:proofErr w:type="spellEnd"/>
            <w:r>
              <w:rPr>
                <w:sz w:val="16"/>
                <w:szCs w:val="16"/>
              </w:rPr>
              <w:t xml:space="preserve"> Riser Card,1 slot(x16</w:t>
            </w:r>
            <w:proofErr w:type="gramStart"/>
            <w:r>
              <w:rPr>
                <w:sz w:val="16"/>
                <w:szCs w:val="16"/>
              </w:rPr>
              <w:t>),RISER</w:t>
            </w:r>
            <w:proofErr w:type="gramEnd"/>
            <w:r>
              <w:rPr>
                <w:sz w:val="16"/>
                <w:szCs w:val="16"/>
              </w:rPr>
              <w:t>2,used for RH1288 V3</w:t>
            </w:r>
          </w:p>
        </w:tc>
      </w:tr>
      <w:tr w:rsidR="007641BC" w14:paraId="427A4088"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31D7A89" w14:textId="77777777" w:rsidR="007641BC" w:rsidRDefault="00B017F6">
            <w:pPr>
              <w:widowControl w:val="0"/>
            </w:pPr>
            <w:r>
              <w:rPr>
                <w:sz w:val="16"/>
                <w:szCs w:val="16"/>
              </w:rPr>
              <w:t>EN4MCACC</w:t>
            </w:r>
          </w:p>
        </w:tc>
        <w:tc>
          <w:tcPr>
            <w:tcW w:w="756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CF29CE8" w14:textId="77777777" w:rsidR="007641BC" w:rsidRDefault="00B017F6">
            <w:pPr>
              <w:widowControl w:val="0"/>
            </w:pPr>
            <w:r>
              <w:rPr>
                <w:sz w:val="16"/>
                <w:szCs w:val="16"/>
              </w:rPr>
              <w:t>800W DC Power Supply Module (including DC power line)</w:t>
            </w:r>
          </w:p>
        </w:tc>
      </w:tr>
      <w:tr w:rsidR="007641BC" w14:paraId="157DB036" w14:textId="77777777">
        <w:tc>
          <w:tcPr>
            <w:tcW w:w="921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670A697C" w14:textId="77777777" w:rsidR="007641BC" w:rsidRDefault="00B017F6">
            <w:pPr>
              <w:widowControl w:val="0"/>
            </w:pPr>
            <w:r>
              <w:rPr>
                <w:b/>
                <w:sz w:val="16"/>
                <w:szCs w:val="16"/>
              </w:rPr>
              <w:t>Haswell EP CPU</w:t>
            </w:r>
          </w:p>
        </w:tc>
      </w:tr>
      <w:tr w:rsidR="007641BC" w14:paraId="43F1E3AE"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1DDCC41" w14:textId="77777777" w:rsidR="007641BC" w:rsidRDefault="00B017F6">
            <w:pPr>
              <w:widowControl w:val="0"/>
            </w:pPr>
            <w:r>
              <w:rPr>
                <w:sz w:val="16"/>
                <w:szCs w:val="16"/>
              </w:rPr>
              <w:t>BC1M28CPU</w:t>
            </w:r>
          </w:p>
        </w:tc>
        <w:tc>
          <w:tcPr>
            <w:tcW w:w="7560" w:type="dxa"/>
            <w:tcBorders>
              <w:left w:val="single" w:sz="6" w:space="0" w:color="000000"/>
              <w:bottom w:val="single" w:sz="6" w:space="0" w:color="000000"/>
              <w:right w:val="single" w:sz="6" w:space="0" w:color="000000"/>
            </w:tcBorders>
            <w:tcMar>
              <w:left w:w="40" w:type="dxa"/>
              <w:right w:w="40" w:type="dxa"/>
            </w:tcMar>
            <w:vAlign w:val="center"/>
          </w:tcPr>
          <w:p w14:paraId="04F19BC7" w14:textId="77777777" w:rsidR="007641BC" w:rsidRDefault="00B017F6">
            <w:pPr>
              <w:widowControl w:val="0"/>
            </w:pPr>
            <w:r>
              <w:rPr>
                <w:sz w:val="16"/>
                <w:szCs w:val="16"/>
              </w:rPr>
              <w:t>Intel Xeon E5-2640 v3(2.6GHz/8-core/20MB/90W) Processor (with heatsink)</w:t>
            </w:r>
          </w:p>
        </w:tc>
      </w:tr>
      <w:tr w:rsidR="007641BC" w14:paraId="09815CCC" w14:textId="77777777">
        <w:tc>
          <w:tcPr>
            <w:tcW w:w="921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31B86181" w14:textId="77777777" w:rsidR="007641BC" w:rsidRDefault="00B017F6">
            <w:pPr>
              <w:widowControl w:val="0"/>
            </w:pPr>
            <w:r>
              <w:rPr>
                <w:b/>
                <w:sz w:val="16"/>
                <w:szCs w:val="16"/>
              </w:rPr>
              <w:t>DDR4 Memory</w:t>
            </w:r>
          </w:p>
        </w:tc>
      </w:tr>
      <w:tr w:rsidR="007641BC" w14:paraId="46E29DC4"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2D1A3CC" w14:textId="77777777" w:rsidR="007641BC" w:rsidRDefault="00B017F6">
            <w:pPr>
              <w:widowControl w:val="0"/>
            </w:pPr>
            <w:r>
              <w:rPr>
                <w:sz w:val="16"/>
                <w:szCs w:val="16"/>
              </w:rPr>
              <w:t>N24DDR403</w:t>
            </w:r>
          </w:p>
        </w:tc>
        <w:tc>
          <w:tcPr>
            <w:tcW w:w="7560" w:type="dxa"/>
            <w:tcBorders>
              <w:left w:val="single" w:sz="6" w:space="0" w:color="000000"/>
              <w:bottom w:val="single" w:sz="6" w:space="0" w:color="000000"/>
              <w:right w:val="single" w:sz="6" w:space="0" w:color="000000"/>
            </w:tcBorders>
            <w:tcMar>
              <w:left w:w="40" w:type="dxa"/>
              <w:right w:w="40" w:type="dxa"/>
            </w:tcMar>
            <w:vAlign w:val="center"/>
          </w:tcPr>
          <w:p w14:paraId="7F85B0F5" w14:textId="77777777" w:rsidR="007641BC" w:rsidRDefault="00B017F6">
            <w:pPr>
              <w:widowControl w:val="0"/>
            </w:pPr>
            <w:r>
              <w:rPr>
                <w:sz w:val="16"/>
                <w:szCs w:val="16"/>
              </w:rPr>
              <w:t>DDR4 RDIMM Memory,32GB,2400MT/s,2Rank(2G*4bit),1.2</w:t>
            </w:r>
            <w:proofErr w:type="gramStart"/>
            <w:r>
              <w:rPr>
                <w:sz w:val="16"/>
                <w:szCs w:val="16"/>
              </w:rPr>
              <w:t>V,ECC</w:t>
            </w:r>
            <w:proofErr w:type="gramEnd"/>
          </w:p>
        </w:tc>
      </w:tr>
      <w:tr w:rsidR="007641BC" w14:paraId="5621B822" w14:textId="77777777">
        <w:tc>
          <w:tcPr>
            <w:tcW w:w="921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7ECB3E4B" w14:textId="77777777" w:rsidR="007641BC" w:rsidRDefault="00B017F6">
            <w:pPr>
              <w:widowControl w:val="0"/>
            </w:pPr>
            <w:r>
              <w:rPr>
                <w:b/>
                <w:sz w:val="16"/>
                <w:szCs w:val="16"/>
              </w:rPr>
              <w:t xml:space="preserve">Hard </w:t>
            </w:r>
            <w:proofErr w:type="gramStart"/>
            <w:r>
              <w:rPr>
                <w:b/>
                <w:sz w:val="16"/>
                <w:szCs w:val="16"/>
              </w:rPr>
              <w:t>Disk(</w:t>
            </w:r>
            <w:proofErr w:type="gramEnd"/>
            <w:r>
              <w:rPr>
                <w:b/>
                <w:sz w:val="16"/>
                <w:szCs w:val="16"/>
              </w:rPr>
              <w:t>include Front Panel)</w:t>
            </w:r>
          </w:p>
        </w:tc>
      </w:tr>
      <w:tr w:rsidR="007641BC" w14:paraId="6F4D963A"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66A1D7FA" w14:textId="77777777" w:rsidR="007641BC" w:rsidRDefault="00B017F6">
            <w:pPr>
              <w:widowControl w:val="0"/>
            </w:pPr>
            <w:r>
              <w:rPr>
                <w:sz w:val="16"/>
                <w:szCs w:val="16"/>
              </w:rPr>
              <w:t>N900S1210W2</w:t>
            </w:r>
          </w:p>
        </w:tc>
        <w:tc>
          <w:tcPr>
            <w:tcW w:w="7560" w:type="dxa"/>
            <w:tcBorders>
              <w:left w:val="single" w:sz="6" w:space="0" w:color="000000"/>
              <w:bottom w:val="single" w:sz="6" w:space="0" w:color="000000"/>
              <w:right w:val="single" w:sz="6" w:space="0" w:color="000000"/>
            </w:tcBorders>
            <w:tcMar>
              <w:left w:w="40" w:type="dxa"/>
              <w:right w:w="40" w:type="dxa"/>
            </w:tcMar>
            <w:vAlign w:val="center"/>
          </w:tcPr>
          <w:p w14:paraId="69E773AD" w14:textId="77777777" w:rsidR="007641BC" w:rsidRDefault="00B017F6">
            <w:pPr>
              <w:widowControl w:val="0"/>
            </w:pPr>
            <w:r>
              <w:rPr>
                <w:sz w:val="16"/>
                <w:szCs w:val="16"/>
              </w:rPr>
              <w:t>HDD,900</w:t>
            </w:r>
            <w:proofErr w:type="gramStart"/>
            <w:r>
              <w:rPr>
                <w:sz w:val="16"/>
                <w:szCs w:val="16"/>
              </w:rPr>
              <w:t>GB,SAS</w:t>
            </w:r>
            <w:proofErr w:type="gramEnd"/>
            <w:r>
              <w:rPr>
                <w:sz w:val="16"/>
                <w:szCs w:val="16"/>
              </w:rPr>
              <w:t xml:space="preserve"> 12Gb/s,10K rpm,128MB or above,2.5inch(2.5inch Drive Bay)</w:t>
            </w:r>
          </w:p>
        </w:tc>
      </w:tr>
      <w:tr w:rsidR="007641BC" w14:paraId="3CFEE399" w14:textId="77777777">
        <w:tc>
          <w:tcPr>
            <w:tcW w:w="921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0E891BDF" w14:textId="77777777" w:rsidR="007641BC" w:rsidRDefault="00B017F6">
            <w:pPr>
              <w:widowControl w:val="0"/>
            </w:pPr>
            <w:r>
              <w:rPr>
                <w:b/>
                <w:sz w:val="16"/>
                <w:szCs w:val="16"/>
              </w:rPr>
              <w:t>RAID Card and Other Accessories</w:t>
            </w:r>
          </w:p>
        </w:tc>
      </w:tr>
      <w:tr w:rsidR="007641BC" w14:paraId="175F2C47"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96E3728" w14:textId="77777777" w:rsidR="007641BC" w:rsidRDefault="00B017F6">
            <w:pPr>
              <w:widowControl w:val="0"/>
            </w:pPr>
            <w:r>
              <w:rPr>
                <w:sz w:val="16"/>
                <w:szCs w:val="16"/>
              </w:rPr>
              <w:t>BC1M52ESMQ</w:t>
            </w:r>
          </w:p>
        </w:tc>
        <w:tc>
          <w:tcPr>
            <w:tcW w:w="7560" w:type="dxa"/>
            <w:tcBorders>
              <w:left w:val="single" w:sz="6" w:space="0" w:color="000000"/>
              <w:bottom w:val="single" w:sz="6" w:space="0" w:color="000000"/>
              <w:right w:val="single" w:sz="6" w:space="0" w:color="000000"/>
            </w:tcBorders>
            <w:tcMar>
              <w:left w:w="40" w:type="dxa"/>
              <w:right w:w="40" w:type="dxa"/>
            </w:tcMar>
            <w:vAlign w:val="center"/>
          </w:tcPr>
          <w:p w14:paraId="3446B374" w14:textId="77777777" w:rsidR="007641BC" w:rsidRDefault="00B017F6">
            <w:pPr>
              <w:widowControl w:val="0"/>
            </w:pPr>
            <w:r>
              <w:rPr>
                <w:sz w:val="16"/>
                <w:szCs w:val="16"/>
              </w:rPr>
              <w:t xml:space="preserve">SR320BC(LSI2208) SAS/SATA RAID </w:t>
            </w:r>
            <w:proofErr w:type="gramStart"/>
            <w:r>
              <w:rPr>
                <w:sz w:val="16"/>
                <w:szCs w:val="16"/>
              </w:rPr>
              <w:t>Card,RAID</w:t>
            </w:r>
            <w:proofErr w:type="gramEnd"/>
            <w:r>
              <w:rPr>
                <w:sz w:val="16"/>
                <w:szCs w:val="16"/>
              </w:rPr>
              <w:t xml:space="preserve">0,1,5,6,10,50,60,6Gb/s,1GB </w:t>
            </w:r>
            <w:proofErr w:type="spellStart"/>
            <w:r>
              <w:rPr>
                <w:sz w:val="16"/>
                <w:szCs w:val="16"/>
              </w:rPr>
              <w:t>Cache,used</w:t>
            </w:r>
            <w:proofErr w:type="spellEnd"/>
            <w:r>
              <w:rPr>
                <w:sz w:val="16"/>
                <w:szCs w:val="16"/>
              </w:rPr>
              <w:t xml:space="preserve"> for RH1288 V3's 8HDD chassis</w:t>
            </w:r>
          </w:p>
        </w:tc>
      </w:tr>
      <w:tr w:rsidR="007641BC" w14:paraId="48EBB510"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932700B" w14:textId="77777777" w:rsidR="007641BC" w:rsidRDefault="00B017F6">
            <w:pPr>
              <w:widowControl w:val="0"/>
            </w:pPr>
            <w:r>
              <w:rPr>
                <w:sz w:val="16"/>
                <w:szCs w:val="16"/>
              </w:rPr>
              <w:t>BC1M2BAT</w:t>
            </w:r>
          </w:p>
        </w:tc>
        <w:tc>
          <w:tcPr>
            <w:tcW w:w="756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F011E13" w14:textId="77777777" w:rsidR="007641BC" w:rsidRDefault="00B017F6">
            <w:pPr>
              <w:widowControl w:val="0"/>
            </w:pPr>
            <w:r>
              <w:rPr>
                <w:sz w:val="16"/>
                <w:szCs w:val="16"/>
              </w:rPr>
              <w:t xml:space="preserve">LSI2208 RAID Card </w:t>
            </w:r>
            <w:proofErr w:type="spellStart"/>
            <w:proofErr w:type="gramStart"/>
            <w:r>
              <w:rPr>
                <w:sz w:val="16"/>
                <w:szCs w:val="16"/>
              </w:rPr>
              <w:t>SuperCap</w:t>
            </w:r>
            <w:proofErr w:type="spellEnd"/>
            <w:r>
              <w:rPr>
                <w:sz w:val="16"/>
                <w:szCs w:val="16"/>
              </w:rPr>
              <w:t>(</w:t>
            </w:r>
            <w:proofErr w:type="gramEnd"/>
            <w:r>
              <w:rPr>
                <w:sz w:val="16"/>
                <w:szCs w:val="16"/>
              </w:rPr>
              <w:t xml:space="preserve">include </w:t>
            </w:r>
            <w:proofErr w:type="spellStart"/>
            <w:r>
              <w:rPr>
                <w:sz w:val="16"/>
                <w:szCs w:val="16"/>
              </w:rPr>
              <w:t>cable,bracket</w:t>
            </w:r>
            <w:proofErr w:type="spellEnd"/>
            <w:r>
              <w:rPr>
                <w:sz w:val="16"/>
                <w:szCs w:val="16"/>
              </w:rPr>
              <w:t>),used for rack servers</w:t>
            </w:r>
          </w:p>
        </w:tc>
      </w:tr>
      <w:tr w:rsidR="007641BC" w14:paraId="064E1ABA" w14:textId="77777777">
        <w:tc>
          <w:tcPr>
            <w:tcW w:w="921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58E11D0" w14:textId="77777777" w:rsidR="007641BC" w:rsidRDefault="00B017F6">
            <w:pPr>
              <w:widowControl w:val="0"/>
            </w:pPr>
            <w:r>
              <w:rPr>
                <w:b/>
                <w:sz w:val="16"/>
                <w:szCs w:val="16"/>
              </w:rPr>
              <w:t>PCI-E Card</w:t>
            </w:r>
          </w:p>
        </w:tc>
      </w:tr>
      <w:tr w:rsidR="007641BC" w14:paraId="59C6AF9D"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7D6413F4" w14:textId="77777777" w:rsidR="007641BC" w:rsidRDefault="00B017F6">
            <w:pPr>
              <w:widowControl w:val="0"/>
            </w:pPr>
            <w:r>
              <w:rPr>
                <w:sz w:val="16"/>
                <w:szCs w:val="16"/>
              </w:rPr>
              <w:t>CN2ITGAA20</w:t>
            </w:r>
          </w:p>
        </w:tc>
        <w:tc>
          <w:tcPr>
            <w:tcW w:w="7560" w:type="dxa"/>
            <w:tcBorders>
              <w:left w:val="single" w:sz="6" w:space="0" w:color="000000"/>
              <w:bottom w:val="single" w:sz="6" w:space="0" w:color="000000"/>
              <w:right w:val="single" w:sz="6" w:space="0" w:color="000000"/>
            </w:tcBorders>
            <w:tcMar>
              <w:left w:w="40" w:type="dxa"/>
              <w:right w:w="40" w:type="dxa"/>
            </w:tcMar>
            <w:vAlign w:val="center"/>
          </w:tcPr>
          <w:p w14:paraId="035E754D" w14:textId="77777777" w:rsidR="007641BC" w:rsidRDefault="00B017F6">
            <w:pPr>
              <w:widowControl w:val="0"/>
            </w:pPr>
            <w:r>
              <w:rPr>
                <w:sz w:val="16"/>
                <w:szCs w:val="16"/>
              </w:rPr>
              <w:t xml:space="preserve">Ethernet Adapter,10Gb Optical </w:t>
            </w:r>
            <w:proofErr w:type="gramStart"/>
            <w:r>
              <w:rPr>
                <w:sz w:val="16"/>
                <w:szCs w:val="16"/>
              </w:rPr>
              <w:t>Interface(</w:t>
            </w:r>
            <w:proofErr w:type="gramEnd"/>
            <w:r>
              <w:rPr>
                <w:sz w:val="16"/>
                <w:szCs w:val="16"/>
              </w:rPr>
              <w:t>Intel 82599),2-Port,SFP+(with 2x Multi-mode Optical Transceiver),</w:t>
            </w:r>
            <w:proofErr w:type="spellStart"/>
            <w:r>
              <w:rPr>
                <w:sz w:val="16"/>
                <w:szCs w:val="16"/>
              </w:rPr>
              <w:t>PCIe</w:t>
            </w:r>
            <w:proofErr w:type="spellEnd"/>
            <w:r>
              <w:rPr>
                <w:sz w:val="16"/>
                <w:szCs w:val="16"/>
              </w:rPr>
              <w:t xml:space="preserve"> 2.0 x8</w:t>
            </w:r>
          </w:p>
        </w:tc>
      </w:tr>
      <w:tr w:rsidR="007641BC" w14:paraId="19D215D1" w14:textId="77777777">
        <w:tc>
          <w:tcPr>
            <w:tcW w:w="921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364BED0E" w14:textId="77777777" w:rsidR="007641BC" w:rsidRDefault="00B017F6">
            <w:pPr>
              <w:widowControl w:val="0"/>
            </w:pPr>
            <w:r>
              <w:rPr>
                <w:b/>
                <w:sz w:val="16"/>
                <w:szCs w:val="16"/>
              </w:rPr>
              <w:t xml:space="preserve">Cables and Optional </w:t>
            </w:r>
            <w:proofErr w:type="spellStart"/>
            <w:r>
              <w:rPr>
                <w:b/>
                <w:sz w:val="16"/>
                <w:szCs w:val="16"/>
              </w:rPr>
              <w:t>Equipments</w:t>
            </w:r>
            <w:proofErr w:type="spellEnd"/>
          </w:p>
        </w:tc>
      </w:tr>
      <w:tr w:rsidR="007641BC" w14:paraId="1448F9FF" w14:textId="77777777">
        <w:tc>
          <w:tcPr>
            <w:tcW w:w="165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B9BC3B3" w14:textId="77777777" w:rsidR="007641BC" w:rsidRDefault="00B017F6">
            <w:pPr>
              <w:widowControl w:val="0"/>
            </w:pPr>
            <w:r>
              <w:rPr>
                <w:sz w:val="16"/>
                <w:szCs w:val="16"/>
              </w:rPr>
              <w:t>B1UBBRK</w:t>
            </w:r>
          </w:p>
        </w:tc>
        <w:tc>
          <w:tcPr>
            <w:tcW w:w="7560" w:type="dxa"/>
            <w:tcBorders>
              <w:left w:val="single" w:sz="6" w:space="0" w:color="000000"/>
              <w:bottom w:val="single" w:sz="6" w:space="0" w:color="000000"/>
              <w:right w:val="single" w:sz="6" w:space="0" w:color="000000"/>
            </w:tcBorders>
            <w:tcMar>
              <w:left w:w="40" w:type="dxa"/>
              <w:right w:w="40" w:type="dxa"/>
            </w:tcMar>
            <w:vAlign w:val="center"/>
          </w:tcPr>
          <w:p w14:paraId="11AF7C87" w14:textId="77777777" w:rsidR="007641BC" w:rsidRDefault="00B017F6">
            <w:pPr>
              <w:widowControl w:val="0"/>
            </w:pPr>
            <w:r>
              <w:rPr>
                <w:sz w:val="16"/>
                <w:szCs w:val="16"/>
              </w:rPr>
              <w:t>1U Ball Bearing Rail Kit</w:t>
            </w:r>
          </w:p>
        </w:tc>
      </w:tr>
      <w:tr w:rsidR="007641BC" w14:paraId="5FDAD6C7" w14:textId="77777777">
        <w:tc>
          <w:tcPr>
            <w:tcW w:w="1650"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4EAB72E5" w14:textId="77777777" w:rsidR="007641BC" w:rsidRDefault="00B017F6">
            <w:pPr>
              <w:widowControl w:val="0"/>
            </w:pPr>
            <w:r>
              <w:rPr>
                <w:sz w:val="16"/>
                <w:szCs w:val="16"/>
              </w:rPr>
              <w:t>B1U2UCMA</w:t>
            </w:r>
          </w:p>
        </w:tc>
        <w:tc>
          <w:tcPr>
            <w:tcW w:w="7560"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22638B11" w14:textId="77777777" w:rsidR="007641BC" w:rsidRDefault="00B017F6">
            <w:pPr>
              <w:widowControl w:val="0"/>
            </w:pPr>
            <w:r>
              <w:rPr>
                <w:sz w:val="16"/>
                <w:szCs w:val="16"/>
              </w:rPr>
              <w:t>1U/2U Cable Management Arm</w:t>
            </w:r>
          </w:p>
        </w:tc>
      </w:tr>
    </w:tbl>
    <w:p w14:paraId="4D7FB9CA" w14:textId="77777777" w:rsidR="007641BC" w:rsidRDefault="007641BC"/>
    <w:tbl>
      <w:tblPr>
        <w:tblStyle w:val="a0"/>
        <w:tblW w:w="9225" w:type="dxa"/>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605"/>
      </w:tblGrid>
      <w:tr w:rsidR="007641BC" w14:paraId="0B4E0ADC" w14:textId="77777777">
        <w:trPr>
          <w:trHeight w:val="420"/>
        </w:trPr>
        <w:tc>
          <w:tcPr>
            <w:tcW w:w="9225" w:type="dxa"/>
            <w:gridSpan w:val="2"/>
            <w:tcBorders>
              <w:bottom w:val="single" w:sz="6" w:space="0" w:color="000000"/>
            </w:tcBorders>
            <w:shd w:val="clear" w:color="auto" w:fill="A4C2F4"/>
            <w:tcMar>
              <w:top w:w="100" w:type="dxa"/>
              <w:left w:w="100" w:type="dxa"/>
              <w:bottom w:w="100" w:type="dxa"/>
              <w:right w:w="100" w:type="dxa"/>
            </w:tcMar>
          </w:tcPr>
          <w:p w14:paraId="38074E27" w14:textId="77777777" w:rsidR="007641BC" w:rsidRDefault="00B017F6">
            <w:pPr>
              <w:widowControl w:val="0"/>
            </w:pPr>
            <w:r>
              <w:rPr>
                <w:b/>
              </w:rPr>
              <w:t>DATA NODE</w:t>
            </w:r>
          </w:p>
        </w:tc>
      </w:tr>
      <w:tr w:rsidR="007641BC" w14:paraId="33F4084A" w14:textId="77777777">
        <w:tc>
          <w:tcPr>
            <w:tcW w:w="9225"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4C03417C" w14:textId="77777777" w:rsidR="007641BC" w:rsidRDefault="00B017F6">
            <w:pPr>
              <w:widowControl w:val="0"/>
            </w:pPr>
            <w:r>
              <w:rPr>
                <w:b/>
                <w:sz w:val="16"/>
                <w:szCs w:val="16"/>
              </w:rPr>
              <w:t>Base Configuration</w:t>
            </w:r>
          </w:p>
        </w:tc>
      </w:tr>
      <w:tr w:rsidR="007641BC" w14:paraId="5504C54D"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3EEDB58" w14:textId="77777777" w:rsidR="007641BC" w:rsidRDefault="00B017F6">
            <w:pPr>
              <w:widowControl w:val="0"/>
            </w:pPr>
            <w:r>
              <w:rPr>
                <w:sz w:val="16"/>
                <w:szCs w:val="16"/>
              </w:rPr>
              <w:t>BC4M20HGSB</w:t>
            </w:r>
          </w:p>
        </w:tc>
        <w:tc>
          <w:tcPr>
            <w:tcW w:w="7605" w:type="dxa"/>
            <w:tcBorders>
              <w:left w:val="single" w:sz="6" w:space="0" w:color="000000"/>
              <w:bottom w:val="single" w:sz="6" w:space="0" w:color="000000"/>
              <w:right w:val="single" w:sz="6" w:space="0" w:color="000000"/>
            </w:tcBorders>
            <w:tcMar>
              <w:left w:w="40" w:type="dxa"/>
              <w:right w:w="40" w:type="dxa"/>
            </w:tcMar>
            <w:vAlign w:val="center"/>
          </w:tcPr>
          <w:p w14:paraId="6D619E5A" w14:textId="77777777" w:rsidR="007641BC" w:rsidRDefault="00B017F6">
            <w:pPr>
              <w:widowControl w:val="0"/>
            </w:pPr>
            <w:r>
              <w:rPr>
                <w:sz w:val="16"/>
                <w:szCs w:val="16"/>
              </w:rPr>
              <w:t xml:space="preserve">RH2288 V3 (12*3.5inch HDD </w:t>
            </w:r>
            <w:proofErr w:type="gramStart"/>
            <w:r>
              <w:rPr>
                <w:sz w:val="16"/>
                <w:szCs w:val="16"/>
              </w:rPr>
              <w:t>Chassis)(</w:t>
            </w:r>
            <w:proofErr w:type="gramEnd"/>
            <w:r>
              <w:rPr>
                <w:sz w:val="16"/>
                <w:szCs w:val="16"/>
              </w:rPr>
              <w:t xml:space="preserve">Only for </w:t>
            </w:r>
            <w:proofErr w:type="spellStart"/>
            <w:r>
              <w:rPr>
                <w:sz w:val="16"/>
                <w:szCs w:val="16"/>
              </w:rPr>
              <w:t>oversea,except</w:t>
            </w:r>
            <w:proofErr w:type="spellEnd"/>
            <w:r>
              <w:rPr>
                <w:sz w:val="16"/>
                <w:szCs w:val="16"/>
              </w:rPr>
              <w:t xml:space="preserve"> Japan)H22M-03</w:t>
            </w:r>
          </w:p>
        </w:tc>
      </w:tr>
      <w:tr w:rsidR="007641BC" w14:paraId="055B9A01"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311F650" w14:textId="77777777" w:rsidR="007641BC" w:rsidRDefault="00B017F6">
            <w:pPr>
              <w:widowControl w:val="0"/>
            </w:pPr>
            <w:r>
              <w:rPr>
                <w:sz w:val="16"/>
                <w:szCs w:val="16"/>
              </w:rPr>
              <w:t>BC1M01FGEB</w:t>
            </w:r>
          </w:p>
        </w:tc>
        <w:tc>
          <w:tcPr>
            <w:tcW w:w="7605"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3231EA6" w14:textId="77777777" w:rsidR="007641BC" w:rsidRDefault="00B017F6">
            <w:pPr>
              <w:widowControl w:val="0"/>
            </w:pPr>
            <w:r>
              <w:rPr>
                <w:sz w:val="16"/>
                <w:szCs w:val="16"/>
              </w:rPr>
              <w:t>SM211 Onboard NIC,2xGE Electrical Interface(I350</w:t>
            </w:r>
            <w:proofErr w:type="gramStart"/>
            <w:r>
              <w:rPr>
                <w:sz w:val="16"/>
                <w:szCs w:val="16"/>
              </w:rPr>
              <w:t>),RJ</w:t>
            </w:r>
            <w:proofErr w:type="gramEnd"/>
            <w:r>
              <w:rPr>
                <w:sz w:val="16"/>
                <w:szCs w:val="16"/>
              </w:rPr>
              <w:t>45</w:t>
            </w:r>
          </w:p>
        </w:tc>
      </w:tr>
      <w:tr w:rsidR="007641BC" w14:paraId="322193B2"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62FC7B8" w14:textId="77777777" w:rsidR="007641BC" w:rsidRDefault="00B017F6">
            <w:pPr>
              <w:widowControl w:val="0"/>
            </w:pPr>
            <w:r>
              <w:rPr>
                <w:sz w:val="16"/>
                <w:szCs w:val="16"/>
              </w:rPr>
              <w:t>BC1M06FAN</w:t>
            </w:r>
          </w:p>
        </w:tc>
        <w:tc>
          <w:tcPr>
            <w:tcW w:w="7605"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20DAFE5" w14:textId="77777777" w:rsidR="007641BC" w:rsidRDefault="00B017F6">
            <w:pPr>
              <w:widowControl w:val="0"/>
            </w:pPr>
            <w:r>
              <w:rPr>
                <w:sz w:val="16"/>
                <w:szCs w:val="16"/>
              </w:rPr>
              <w:t>8038 Fan module</w:t>
            </w:r>
          </w:p>
        </w:tc>
      </w:tr>
      <w:tr w:rsidR="007641BC" w14:paraId="66772F31"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D2BF3A6" w14:textId="77777777" w:rsidR="007641BC" w:rsidRDefault="00B017F6">
            <w:pPr>
              <w:widowControl w:val="0"/>
            </w:pPr>
            <w:r>
              <w:rPr>
                <w:sz w:val="16"/>
                <w:szCs w:val="16"/>
              </w:rPr>
              <w:t>BC1M15IHDD</w:t>
            </w:r>
          </w:p>
        </w:tc>
        <w:tc>
          <w:tcPr>
            <w:tcW w:w="7605"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A2EF4EF" w14:textId="77777777" w:rsidR="007641BC" w:rsidRDefault="00B017F6">
            <w:pPr>
              <w:widowControl w:val="0"/>
            </w:pPr>
            <w:r>
              <w:rPr>
                <w:sz w:val="16"/>
                <w:szCs w:val="16"/>
              </w:rPr>
              <w:t>2*2.5" Rear Hard Disk Backplane+2*3.5" Rear Hard Disk Backplane Module</w:t>
            </w:r>
          </w:p>
        </w:tc>
      </w:tr>
      <w:tr w:rsidR="007641BC" w14:paraId="70E0FFC2"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55A57C0" w14:textId="77777777" w:rsidR="007641BC" w:rsidRDefault="00B017F6">
            <w:pPr>
              <w:widowControl w:val="0"/>
            </w:pPr>
            <w:r>
              <w:rPr>
                <w:sz w:val="16"/>
                <w:szCs w:val="16"/>
              </w:rPr>
              <w:t>EN4MCACC</w:t>
            </w:r>
          </w:p>
        </w:tc>
        <w:tc>
          <w:tcPr>
            <w:tcW w:w="7605"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75E51845" w14:textId="77777777" w:rsidR="007641BC" w:rsidRDefault="00B017F6">
            <w:pPr>
              <w:widowControl w:val="0"/>
            </w:pPr>
            <w:r>
              <w:rPr>
                <w:sz w:val="16"/>
                <w:szCs w:val="16"/>
              </w:rPr>
              <w:t>800W DC Power Supply Module (including DC power line)</w:t>
            </w:r>
          </w:p>
        </w:tc>
      </w:tr>
      <w:tr w:rsidR="007641BC" w14:paraId="315ADBC2" w14:textId="77777777">
        <w:tc>
          <w:tcPr>
            <w:tcW w:w="9225"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02C09683" w14:textId="77777777" w:rsidR="007641BC" w:rsidRDefault="00B017F6">
            <w:pPr>
              <w:widowControl w:val="0"/>
            </w:pPr>
            <w:r>
              <w:rPr>
                <w:b/>
                <w:sz w:val="16"/>
                <w:szCs w:val="16"/>
              </w:rPr>
              <w:t>Haswell EP CPU</w:t>
            </w:r>
          </w:p>
        </w:tc>
      </w:tr>
      <w:tr w:rsidR="007641BC" w14:paraId="06E272C1"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5AD75DA" w14:textId="77777777" w:rsidR="007641BC" w:rsidRDefault="00B017F6">
            <w:pPr>
              <w:widowControl w:val="0"/>
            </w:pPr>
            <w:r>
              <w:rPr>
                <w:sz w:val="16"/>
                <w:szCs w:val="16"/>
              </w:rPr>
              <w:t>BC1M13CPU</w:t>
            </w:r>
          </w:p>
        </w:tc>
        <w:tc>
          <w:tcPr>
            <w:tcW w:w="7605" w:type="dxa"/>
            <w:tcBorders>
              <w:left w:val="single" w:sz="6" w:space="0" w:color="000000"/>
              <w:bottom w:val="single" w:sz="6" w:space="0" w:color="000000"/>
              <w:right w:val="single" w:sz="6" w:space="0" w:color="000000"/>
            </w:tcBorders>
            <w:tcMar>
              <w:left w:w="40" w:type="dxa"/>
              <w:right w:w="40" w:type="dxa"/>
            </w:tcMar>
            <w:vAlign w:val="center"/>
          </w:tcPr>
          <w:p w14:paraId="6A8EE48A" w14:textId="77777777" w:rsidR="007641BC" w:rsidRDefault="00B017F6">
            <w:pPr>
              <w:widowControl w:val="0"/>
            </w:pPr>
            <w:r>
              <w:rPr>
                <w:sz w:val="16"/>
                <w:szCs w:val="16"/>
              </w:rPr>
              <w:t>Intel Xeon E5-2660 v3(2.6GHz/10-core/25MB/105W) Processor (with heatsink)</w:t>
            </w:r>
          </w:p>
        </w:tc>
      </w:tr>
      <w:tr w:rsidR="007641BC" w14:paraId="4ADA5724" w14:textId="77777777">
        <w:tc>
          <w:tcPr>
            <w:tcW w:w="9225"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385909D1" w14:textId="77777777" w:rsidR="007641BC" w:rsidRDefault="00B017F6">
            <w:pPr>
              <w:widowControl w:val="0"/>
            </w:pPr>
            <w:r>
              <w:rPr>
                <w:b/>
                <w:sz w:val="16"/>
                <w:szCs w:val="16"/>
              </w:rPr>
              <w:t>DDR4 Memory</w:t>
            </w:r>
          </w:p>
        </w:tc>
      </w:tr>
      <w:tr w:rsidR="007641BC" w14:paraId="2E236A15"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54DCD1B" w14:textId="77777777" w:rsidR="007641BC" w:rsidRDefault="00B017F6">
            <w:pPr>
              <w:widowControl w:val="0"/>
            </w:pPr>
            <w:r>
              <w:rPr>
                <w:sz w:val="16"/>
                <w:szCs w:val="16"/>
              </w:rPr>
              <w:t>N24DDR402</w:t>
            </w:r>
          </w:p>
        </w:tc>
        <w:tc>
          <w:tcPr>
            <w:tcW w:w="7605" w:type="dxa"/>
            <w:tcBorders>
              <w:left w:val="single" w:sz="6" w:space="0" w:color="000000"/>
              <w:bottom w:val="single" w:sz="6" w:space="0" w:color="000000"/>
              <w:right w:val="single" w:sz="6" w:space="0" w:color="000000"/>
            </w:tcBorders>
            <w:tcMar>
              <w:left w:w="40" w:type="dxa"/>
              <w:right w:w="40" w:type="dxa"/>
            </w:tcMar>
            <w:vAlign w:val="center"/>
          </w:tcPr>
          <w:p w14:paraId="04C25429" w14:textId="77777777" w:rsidR="007641BC" w:rsidRDefault="00B017F6">
            <w:pPr>
              <w:widowControl w:val="0"/>
            </w:pPr>
            <w:r>
              <w:rPr>
                <w:sz w:val="16"/>
                <w:szCs w:val="16"/>
              </w:rPr>
              <w:t>DDR4 RDIMM Memory,16GB,2400MT/s,2Rank(1G*8bit),1.2</w:t>
            </w:r>
            <w:proofErr w:type="gramStart"/>
            <w:r>
              <w:rPr>
                <w:sz w:val="16"/>
                <w:szCs w:val="16"/>
              </w:rPr>
              <w:t>V,ECC</w:t>
            </w:r>
            <w:proofErr w:type="gramEnd"/>
          </w:p>
        </w:tc>
      </w:tr>
      <w:tr w:rsidR="007641BC" w14:paraId="4500E874" w14:textId="77777777">
        <w:tc>
          <w:tcPr>
            <w:tcW w:w="9225"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FA98285" w14:textId="77777777" w:rsidR="007641BC" w:rsidRDefault="00B017F6">
            <w:pPr>
              <w:widowControl w:val="0"/>
            </w:pPr>
            <w:r>
              <w:rPr>
                <w:b/>
                <w:sz w:val="16"/>
                <w:szCs w:val="16"/>
              </w:rPr>
              <w:t xml:space="preserve">Hard </w:t>
            </w:r>
            <w:proofErr w:type="gramStart"/>
            <w:r>
              <w:rPr>
                <w:b/>
                <w:sz w:val="16"/>
                <w:szCs w:val="16"/>
              </w:rPr>
              <w:t>Disk(</w:t>
            </w:r>
            <w:proofErr w:type="gramEnd"/>
            <w:r>
              <w:rPr>
                <w:b/>
                <w:sz w:val="16"/>
                <w:szCs w:val="16"/>
              </w:rPr>
              <w:t>include Front Panel)</w:t>
            </w:r>
          </w:p>
        </w:tc>
      </w:tr>
      <w:tr w:rsidR="007641BC" w14:paraId="349A10D5"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EE29690" w14:textId="77777777" w:rsidR="007641BC" w:rsidRDefault="00B017F6">
            <w:pPr>
              <w:widowControl w:val="0"/>
            </w:pPr>
            <w:r>
              <w:rPr>
                <w:sz w:val="16"/>
                <w:szCs w:val="16"/>
              </w:rPr>
              <w:t>N4000ST7W3</w:t>
            </w:r>
          </w:p>
        </w:tc>
        <w:tc>
          <w:tcPr>
            <w:tcW w:w="7605" w:type="dxa"/>
            <w:tcBorders>
              <w:left w:val="single" w:sz="6" w:space="0" w:color="000000"/>
              <w:bottom w:val="single" w:sz="6" w:space="0" w:color="000000"/>
              <w:right w:val="single" w:sz="6" w:space="0" w:color="000000"/>
            </w:tcBorders>
            <w:tcMar>
              <w:left w:w="40" w:type="dxa"/>
              <w:right w:w="40" w:type="dxa"/>
            </w:tcMar>
            <w:vAlign w:val="center"/>
          </w:tcPr>
          <w:p w14:paraId="65B6E5C8" w14:textId="77777777" w:rsidR="007641BC" w:rsidRDefault="00B017F6">
            <w:pPr>
              <w:widowControl w:val="0"/>
            </w:pPr>
            <w:r>
              <w:rPr>
                <w:sz w:val="16"/>
                <w:szCs w:val="16"/>
              </w:rPr>
              <w:t>HDD,4000</w:t>
            </w:r>
            <w:proofErr w:type="gramStart"/>
            <w:r>
              <w:rPr>
                <w:sz w:val="16"/>
                <w:szCs w:val="16"/>
              </w:rPr>
              <w:t>GB,SATA</w:t>
            </w:r>
            <w:proofErr w:type="gramEnd"/>
            <w:r>
              <w:rPr>
                <w:sz w:val="16"/>
                <w:szCs w:val="16"/>
              </w:rPr>
              <w:t xml:space="preserve"> 6Gb/s,7.2K rpm,64MB,3.5inch(3.5inch Drive Bay)</w:t>
            </w:r>
          </w:p>
        </w:tc>
      </w:tr>
      <w:tr w:rsidR="007641BC" w14:paraId="50A7492C"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58499CB" w14:textId="77777777" w:rsidR="007641BC" w:rsidRDefault="00B017F6">
            <w:pPr>
              <w:widowControl w:val="0"/>
            </w:pPr>
            <w:r>
              <w:rPr>
                <w:sz w:val="16"/>
                <w:szCs w:val="16"/>
              </w:rPr>
              <w:t>N600S1210W2</w:t>
            </w:r>
          </w:p>
        </w:tc>
        <w:tc>
          <w:tcPr>
            <w:tcW w:w="7605"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B0CAF21" w14:textId="77777777" w:rsidR="007641BC" w:rsidRDefault="00B017F6">
            <w:pPr>
              <w:widowControl w:val="0"/>
            </w:pPr>
            <w:r>
              <w:rPr>
                <w:sz w:val="16"/>
                <w:szCs w:val="16"/>
              </w:rPr>
              <w:t>HDD,600</w:t>
            </w:r>
            <w:proofErr w:type="gramStart"/>
            <w:r>
              <w:rPr>
                <w:sz w:val="16"/>
                <w:szCs w:val="16"/>
              </w:rPr>
              <w:t>GB,SAS</w:t>
            </w:r>
            <w:proofErr w:type="gramEnd"/>
            <w:r>
              <w:rPr>
                <w:sz w:val="16"/>
                <w:szCs w:val="16"/>
              </w:rPr>
              <w:t xml:space="preserve"> 12Gb/s,10K rpm,128MB or above,2.5inch(2.5inch Drive Bay)</w:t>
            </w:r>
          </w:p>
        </w:tc>
      </w:tr>
      <w:tr w:rsidR="007641BC" w14:paraId="20EEFAED" w14:textId="77777777">
        <w:tc>
          <w:tcPr>
            <w:tcW w:w="9225"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3CAF0210" w14:textId="77777777" w:rsidR="007641BC" w:rsidRDefault="00B017F6">
            <w:pPr>
              <w:widowControl w:val="0"/>
            </w:pPr>
            <w:r>
              <w:rPr>
                <w:b/>
                <w:sz w:val="16"/>
                <w:szCs w:val="16"/>
              </w:rPr>
              <w:t>RAID Card and Other Accessories</w:t>
            </w:r>
          </w:p>
        </w:tc>
      </w:tr>
      <w:tr w:rsidR="007641BC" w14:paraId="7E98E74E"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B1D2B25" w14:textId="77777777" w:rsidR="007641BC" w:rsidRDefault="00B017F6">
            <w:pPr>
              <w:widowControl w:val="0"/>
            </w:pPr>
            <w:r>
              <w:rPr>
                <w:sz w:val="16"/>
                <w:szCs w:val="16"/>
              </w:rPr>
              <w:t>BC1M01ESMQ</w:t>
            </w:r>
          </w:p>
        </w:tc>
        <w:tc>
          <w:tcPr>
            <w:tcW w:w="7605" w:type="dxa"/>
            <w:tcBorders>
              <w:left w:val="single" w:sz="6" w:space="0" w:color="000000"/>
              <w:bottom w:val="single" w:sz="6" w:space="0" w:color="000000"/>
              <w:right w:val="single" w:sz="6" w:space="0" w:color="000000"/>
            </w:tcBorders>
            <w:tcMar>
              <w:left w:w="40" w:type="dxa"/>
              <w:right w:w="40" w:type="dxa"/>
            </w:tcMar>
            <w:vAlign w:val="center"/>
          </w:tcPr>
          <w:p w14:paraId="790CE422" w14:textId="77777777" w:rsidR="007641BC" w:rsidRDefault="00B017F6">
            <w:pPr>
              <w:widowControl w:val="0"/>
            </w:pPr>
            <w:r>
              <w:rPr>
                <w:sz w:val="16"/>
                <w:szCs w:val="16"/>
              </w:rPr>
              <w:t xml:space="preserve">SR430C(LSI3108) SAS/SATA RAID </w:t>
            </w:r>
            <w:proofErr w:type="gramStart"/>
            <w:r>
              <w:rPr>
                <w:sz w:val="16"/>
                <w:szCs w:val="16"/>
              </w:rPr>
              <w:t>Card,RAID</w:t>
            </w:r>
            <w:proofErr w:type="gramEnd"/>
            <w:r>
              <w:rPr>
                <w:sz w:val="16"/>
                <w:szCs w:val="16"/>
              </w:rPr>
              <w:t xml:space="preserve">0,1,5,6,10,50,60,12Gb/s,1GB </w:t>
            </w:r>
            <w:proofErr w:type="spellStart"/>
            <w:r>
              <w:rPr>
                <w:sz w:val="16"/>
                <w:szCs w:val="16"/>
              </w:rPr>
              <w:t>Cache,used</w:t>
            </w:r>
            <w:proofErr w:type="spellEnd"/>
            <w:r>
              <w:rPr>
                <w:sz w:val="16"/>
                <w:szCs w:val="16"/>
              </w:rPr>
              <w:t xml:space="preserve"> for RH2288 V3/RH2288H V3's 12&amp;25HDD chassis/5288 V3</w:t>
            </w:r>
          </w:p>
        </w:tc>
      </w:tr>
      <w:tr w:rsidR="007641BC" w14:paraId="706E25F0"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AEE9E63" w14:textId="77777777" w:rsidR="007641BC" w:rsidRDefault="00B017F6">
            <w:pPr>
              <w:widowControl w:val="0"/>
            </w:pPr>
            <w:r>
              <w:rPr>
                <w:sz w:val="16"/>
                <w:szCs w:val="16"/>
              </w:rPr>
              <w:t>BC1M01TFM</w:t>
            </w:r>
          </w:p>
        </w:tc>
        <w:tc>
          <w:tcPr>
            <w:tcW w:w="7605"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F3F09F7" w14:textId="77777777" w:rsidR="007641BC" w:rsidRDefault="00B017F6">
            <w:pPr>
              <w:widowControl w:val="0"/>
            </w:pPr>
            <w:r>
              <w:rPr>
                <w:sz w:val="16"/>
                <w:szCs w:val="16"/>
              </w:rPr>
              <w:t xml:space="preserve">LSI3108 1GB RAID Card </w:t>
            </w:r>
            <w:proofErr w:type="spellStart"/>
            <w:proofErr w:type="gramStart"/>
            <w:r>
              <w:rPr>
                <w:sz w:val="16"/>
                <w:szCs w:val="16"/>
              </w:rPr>
              <w:t>SuperCap</w:t>
            </w:r>
            <w:proofErr w:type="spellEnd"/>
            <w:r>
              <w:rPr>
                <w:sz w:val="16"/>
                <w:szCs w:val="16"/>
              </w:rPr>
              <w:t>(</w:t>
            </w:r>
            <w:proofErr w:type="gramEnd"/>
            <w:r>
              <w:rPr>
                <w:sz w:val="16"/>
                <w:szCs w:val="16"/>
              </w:rPr>
              <w:t xml:space="preserve">4GB,include </w:t>
            </w:r>
            <w:proofErr w:type="spellStart"/>
            <w:r>
              <w:rPr>
                <w:sz w:val="16"/>
                <w:szCs w:val="16"/>
              </w:rPr>
              <w:t>cable,bracket</w:t>
            </w:r>
            <w:proofErr w:type="spellEnd"/>
            <w:r>
              <w:rPr>
                <w:sz w:val="16"/>
                <w:szCs w:val="16"/>
              </w:rPr>
              <w:t>),used for rack servers/X6800</w:t>
            </w:r>
          </w:p>
        </w:tc>
      </w:tr>
      <w:tr w:rsidR="007641BC" w14:paraId="732218A9" w14:textId="77777777">
        <w:tc>
          <w:tcPr>
            <w:tcW w:w="9225"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4CB266E4" w14:textId="77777777" w:rsidR="007641BC" w:rsidRDefault="00B017F6">
            <w:pPr>
              <w:widowControl w:val="0"/>
            </w:pPr>
            <w:r>
              <w:rPr>
                <w:b/>
                <w:sz w:val="16"/>
                <w:szCs w:val="16"/>
              </w:rPr>
              <w:t>PCI-E Card</w:t>
            </w:r>
          </w:p>
        </w:tc>
      </w:tr>
      <w:tr w:rsidR="007641BC" w14:paraId="233D00FB"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7E18F172" w14:textId="77777777" w:rsidR="007641BC" w:rsidRDefault="00B017F6">
            <w:pPr>
              <w:widowControl w:val="0"/>
            </w:pPr>
            <w:r>
              <w:rPr>
                <w:sz w:val="16"/>
                <w:szCs w:val="16"/>
              </w:rPr>
              <w:t>CN2ITGAA20</w:t>
            </w:r>
          </w:p>
        </w:tc>
        <w:tc>
          <w:tcPr>
            <w:tcW w:w="7605" w:type="dxa"/>
            <w:tcBorders>
              <w:left w:val="single" w:sz="6" w:space="0" w:color="000000"/>
              <w:bottom w:val="single" w:sz="6" w:space="0" w:color="000000"/>
              <w:right w:val="single" w:sz="6" w:space="0" w:color="000000"/>
            </w:tcBorders>
            <w:tcMar>
              <w:left w:w="40" w:type="dxa"/>
              <w:right w:w="40" w:type="dxa"/>
            </w:tcMar>
            <w:vAlign w:val="center"/>
          </w:tcPr>
          <w:p w14:paraId="1DF38B8A" w14:textId="77777777" w:rsidR="007641BC" w:rsidRDefault="00B017F6">
            <w:pPr>
              <w:widowControl w:val="0"/>
            </w:pPr>
            <w:r>
              <w:rPr>
                <w:sz w:val="16"/>
                <w:szCs w:val="16"/>
              </w:rPr>
              <w:t xml:space="preserve">Ethernet Adapter,10Gb Optical </w:t>
            </w:r>
            <w:proofErr w:type="gramStart"/>
            <w:r>
              <w:rPr>
                <w:sz w:val="16"/>
                <w:szCs w:val="16"/>
              </w:rPr>
              <w:t>Interface(</w:t>
            </w:r>
            <w:proofErr w:type="gramEnd"/>
            <w:r>
              <w:rPr>
                <w:sz w:val="16"/>
                <w:szCs w:val="16"/>
              </w:rPr>
              <w:t>Intel 82599),2-Port,SFP+(with 2x Multi-mode Optical Transceiver),</w:t>
            </w:r>
            <w:proofErr w:type="spellStart"/>
            <w:r>
              <w:rPr>
                <w:sz w:val="16"/>
                <w:szCs w:val="16"/>
              </w:rPr>
              <w:t>PCIe</w:t>
            </w:r>
            <w:proofErr w:type="spellEnd"/>
            <w:r>
              <w:rPr>
                <w:sz w:val="16"/>
                <w:szCs w:val="16"/>
              </w:rPr>
              <w:t xml:space="preserve"> 2.0 x8</w:t>
            </w:r>
          </w:p>
        </w:tc>
      </w:tr>
      <w:tr w:rsidR="007641BC" w14:paraId="29AAC420" w14:textId="77777777">
        <w:tc>
          <w:tcPr>
            <w:tcW w:w="9225"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765B5A79" w14:textId="77777777" w:rsidR="007641BC" w:rsidRDefault="00B017F6">
            <w:pPr>
              <w:widowControl w:val="0"/>
            </w:pPr>
            <w:r>
              <w:rPr>
                <w:b/>
                <w:sz w:val="16"/>
                <w:szCs w:val="16"/>
              </w:rPr>
              <w:t xml:space="preserve">Cables and Optional </w:t>
            </w:r>
            <w:proofErr w:type="spellStart"/>
            <w:r>
              <w:rPr>
                <w:b/>
                <w:sz w:val="16"/>
                <w:szCs w:val="16"/>
              </w:rPr>
              <w:t>Equipments</w:t>
            </w:r>
            <w:proofErr w:type="spellEnd"/>
          </w:p>
        </w:tc>
      </w:tr>
      <w:tr w:rsidR="007641BC" w14:paraId="1289C6E7" w14:textId="77777777">
        <w:tc>
          <w:tcPr>
            <w:tcW w:w="162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732D652" w14:textId="77777777" w:rsidR="007641BC" w:rsidRDefault="00B017F6">
            <w:pPr>
              <w:widowControl w:val="0"/>
            </w:pPr>
            <w:r>
              <w:rPr>
                <w:sz w:val="16"/>
                <w:szCs w:val="16"/>
              </w:rPr>
              <w:t>E2USRAIL01</w:t>
            </w:r>
          </w:p>
        </w:tc>
        <w:tc>
          <w:tcPr>
            <w:tcW w:w="7605" w:type="dxa"/>
            <w:tcBorders>
              <w:left w:val="single" w:sz="6" w:space="0" w:color="000000"/>
              <w:bottom w:val="single" w:sz="6" w:space="0" w:color="000000"/>
              <w:right w:val="single" w:sz="6" w:space="0" w:color="000000"/>
            </w:tcBorders>
            <w:tcMar>
              <w:left w:w="40" w:type="dxa"/>
              <w:right w:w="40" w:type="dxa"/>
            </w:tcMar>
            <w:vAlign w:val="center"/>
          </w:tcPr>
          <w:p w14:paraId="1454C156" w14:textId="77777777" w:rsidR="007641BC" w:rsidRDefault="00B017F6">
            <w:pPr>
              <w:widowControl w:val="0"/>
            </w:pPr>
            <w:r>
              <w:rPr>
                <w:sz w:val="16"/>
                <w:szCs w:val="16"/>
              </w:rPr>
              <w:t>2U Ball Bearing Rail Kit</w:t>
            </w:r>
          </w:p>
        </w:tc>
      </w:tr>
      <w:tr w:rsidR="007641BC" w14:paraId="543DB21A" w14:textId="77777777">
        <w:tc>
          <w:tcPr>
            <w:tcW w:w="1620"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4AA04A68" w14:textId="77777777" w:rsidR="007641BC" w:rsidRDefault="00B017F6">
            <w:pPr>
              <w:widowControl w:val="0"/>
            </w:pPr>
            <w:r>
              <w:rPr>
                <w:sz w:val="16"/>
                <w:szCs w:val="16"/>
              </w:rPr>
              <w:t>B1U2UCMA</w:t>
            </w:r>
          </w:p>
        </w:tc>
        <w:tc>
          <w:tcPr>
            <w:tcW w:w="7605"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0253645B" w14:textId="77777777" w:rsidR="007641BC" w:rsidRDefault="00B017F6">
            <w:pPr>
              <w:widowControl w:val="0"/>
            </w:pPr>
            <w:r>
              <w:rPr>
                <w:sz w:val="16"/>
                <w:szCs w:val="16"/>
              </w:rPr>
              <w:t>1U/2U Cable Management Arm</w:t>
            </w:r>
          </w:p>
        </w:tc>
      </w:tr>
    </w:tbl>
    <w:p w14:paraId="5DE66E61" w14:textId="77777777" w:rsidR="007641BC" w:rsidRDefault="007641BC"/>
    <w:p w14:paraId="6C257566" w14:textId="0BA86E3B" w:rsidR="007641BC" w:rsidRDefault="00B017F6">
      <w:r>
        <w:t xml:space="preserve">Network equipment and other cluster related accessories are called out </w:t>
      </w:r>
      <w:r w:rsidR="00435D5B">
        <w:t xml:space="preserve">in the below reference document shared by </w:t>
      </w:r>
      <w:proofErr w:type="spellStart"/>
      <w:r w:rsidR="00435D5B">
        <w:t>Millicom</w:t>
      </w:r>
      <w:proofErr w:type="spellEnd"/>
      <w:r w:rsidR="00435D5B">
        <w:t xml:space="preserve"> team.</w:t>
      </w:r>
    </w:p>
    <w:p w14:paraId="7415B50D" w14:textId="77777777" w:rsidR="007641BC" w:rsidRPr="0060539A" w:rsidRDefault="00B017F6">
      <w:pPr>
        <w:rPr>
          <w:lang w:val="es-CO"/>
        </w:rPr>
      </w:pPr>
      <w:r w:rsidRPr="0060539A">
        <w:rPr>
          <w:lang w:val="es-CO"/>
        </w:rPr>
        <w:t xml:space="preserve">Reference </w:t>
      </w:r>
      <w:proofErr w:type="spellStart"/>
      <w:r w:rsidRPr="0060539A">
        <w:rPr>
          <w:lang w:val="es-CO"/>
        </w:rPr>
        <w:t>Document</w:t>
      </w:r>
      <w:proofErr w:type="spellEnd"/>
      <w:r w:rsidRPr="0060539A">
        <w:rPr>
          <w:lang w:val="es-CO"/>
        </w:rPr>
        <w:t xml:space="preserve"> : </w:t>
      </w:r>
      <w:hyperlink r:id="rId9" w:anchor="gid=710765837">
        <w:r w:rsidRPr="0060539A">
          <w:rPr>
            <w:color w:val="1155CC"/>
            <w:u w:val="single"/>
            <w:lang w:val="es-CO"/>
          </w:rPr>
          <w:t>https://docs.google.com/spreadsheets/d/14dywjrxvFJtH9sOCOXAwwY4oOF6wQ1kc_jK9ZkP3JcA/edit#gid=710765837</w:t>
        </w:r>
      </w:hyperlink>
    </w:p>
    <w:p w14:paraId="7FCF9C3E" w14:textId="73011236" w:rsidR="007641BC" w:rsidRDefault="00B017F6" w:rsidP="00BE21C7">
      <w:pPr>
        <w:pStyle w:val="Ttulo1"/>
        <w:numPr>
          <w:ilvl w:val="0"/>
          <w:numId w:val="9"/>
        </w:numPr>
      </w:pPr>
      <w:bookmarkStart w:id="3" w:name="_Toc482897500"/>
      <w:r>
        <w:rPr>
          <w:sz w:val="34"/>
          <w:szCs w:val="34"/>
        </w:rPr>
        <w:lastRenderedPageBreak/>
        <w:t>System Architecture</w:t>
      </w:r>
      <w:bookmarkEnd w:id="3"/>
    </w:p>
    <w:p w14:paraId="5AAA05B6" w14:textId="77777777" w:rsidR="007641BC" w:rsidRDefault="00B017F6">
      <w:r>
        <w:t xml:space="preserve">This section describes, at a high level, Hadoop cluster system architecture.  </w:t>
      </w:r>
    </w:p>
    <w:p w14:paraId="5A6F4459" w14:textId="01A9B8CA" w:rsidR="001A6C3B" w:rsidRDefault="00B017F6">
      <w:r>
        <w:t xml:space="preserve">In order to meet the initial infrastructure requirements of holding 26 TB for a </w:t>
      </w:r>
      <w:proofErr w:type="gramStart"/>
      <w:r>
        <w:t>13 month</w:t>
      </w:r>
      <w:proofErr w:type="gramEnd"/>
      <w:r>
        <w:t xml:space="preserve"> period </w:t>
      </w:r>
      <w:proofErr w:type="spellStart"/>
      <w:r>
        <w:t>Zaloni’s</w:t>
      </w:r>
      <w:proofErr w:type="spellEnd"/>
      <w:r>
        <w:t xml:space="preserve"> recommendation for the infrastructure is a cluster of servers referred to as the Master pod which has:</w:t>
      </w:r>
    </w:p>
    <w:p w14:paraId="79736FAC" w14:textId="77777777" w:rsidR="007641BC" w:rsidRDefault="00B017F6">
      <w:r>
        <w:t xml:space="preserve">1 Admin/Edge Pod consisting </w:t>
      </w:r>
      <w:proofErr w:type="gramStart"/>
      <w:r>
        <w:t>of  2</w:t>
      </w:r>
      <w:proofErr w:type="gramEnd"/>
      <w:r>
        <w:t xml:space="preserve"> master/edge nodes</w:t>
      </w:r>
    </w:p>
    <w:p w14:paraId="5C90248D" w14:textId="77777777" w:rsidR="007641BC" w:rsidRDefault="00B017F6">
      <w:r>
        <w:t>1 Data Pod consisting of 4 data/worker nodes.</w:t>
      </w:r>
    </w:p>
    <w:p w14:paraId="7621A234" w14:textId="75F94D25" w:rsidR="007641BC" w:rsidRDefault="00B017F6">
      <w:r>
        <w:t xml:space="preserve"> The Master pod is recommended as the starting point for each country implementation. As the data storage needs and ingestion rates increase, scaling is achieved by adding Data pods and/or Admin/Edge pods. Note that high availability is currently not a requirement. But if high availability is needed, a third master node would be added.</w:t>
      </w:r>
    </w:p>
    <w:p w14:paraId="7B6913F6" w14:textId="78117F78" w:rsidR="007641BC" w:rsidRDefault="00B017F6">
      <w:r>
        <w:t xml:space="preserve"> Scaling in increments of a pod provides the pre-designed black box view of infrastructure and helps achieve implementation and cost efficiency.</w:t>
      </w:r>
    </w:p>
    <w:p w14:paraId="083BCAB9" w14:textId="525428B0" w:rsidR="007641BC" w:rsidRDefault="00B017F6">
      <w:r>
        <w:t xml:space="preserve"> Cloudera Hadoop distribution will be the Hadoop platform software running on the servers.</w:t>
      </w:r>
    </w:p>
    <w:p w14:paraId="78DCDAE5" w14:textId="77777777" w:rsidR="007641BC" w:rsidRDefault="00B017F6">
      <w:r>
        <w:t xml:space="preserve">Bedrock application software will reside on the edge </w:t>
      </w:r>
      <w:proofErr w:type="spellStart"/>
      <w:proofErr w:type="gramStart"/>
      <w:r>
        <w:t>nodes.The</w:t>
      </w:r>
      <w:proofErr w:type="spellEnd"/>
      <w:proofErr w:type="gramEnd"/>
      <w:r>
        <w:t xml:space="preserve"> edge nodes are also referred to as landing nodes since incoming data may be dropped on them.</w:t>
      </w:r>
    </w:p>
    <w:p w14:paraId="4BC66C2A" w14:textId="77777777" w:rsidR="007641BC" w:rsidRDefault="00B017F6">
      <w:r>
        <w:t>The following diagram illustrates the concept of an infrastructure Master pod specification.</w:t>
      </w:r>
    </w:p>
    <w:p w14:paraId="16307388" w14:textId="77777777" w:rsidR="007641BC" w:rsidRDefault="00B017F6">
      <w:r>
        <w:t xml:space="preserve"> </w:t>
      </w:r>
    </w:p>
    <w:p w14:paraId="5BCCEDF0" w14:textId="77777777" w:rsidR="007641BC" w:rsidRDefault="007641BC"/>
    <w:p w14:paraId="5FD0FF9B" w14:textId="77777777" w:rsidR="007641BC" w:rsidRDefault="007641BC"/>
    <w:p w14:paraId="6FEABAF7" w14:textId="77777777" w:rsidR="007641BC" w:rsidRDefault="007641BC"/>
    <w:p w14:paraId="1B1397E2" w14:textId="6ED91623" w:rsidR="007641BC" w:rsidRDefault="00B017F6">
      <w:pPr>
        <w:rPr>
          <w:ins w:id="4" w:author="Sandra Milena Cardona Gil" w:date="2017-11-01T10:30:00Z"/>
        </w:rPr>
      </w:pPr>
      <w:commentRangeStart w:id="5"/>
      <w:r>
        <w:rPr>
          <w:noProof/>
        </w:rPr>
        <w:lastRenderedPageBreak/>
        <w:drawing>
          <wp:inline distT="114300" distB="114300" distL="114300" distR="114300" wp14:anchorId="360A8A0F" wp14:editId="17D232F3">
            <wp:extent cx="5943600" cy="68961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943600" cy="6896100"/>
                    </a:xfrm>
                    <a:prstGeom prst="rect">
                      <a:avLst/>
                    </a:prstGeom>
                    <a:ln/>
                  </pic:spPr>
                </pic:pic>
              </a:graphicData>
            </a:graphic>
          </wp:inline>
        </w:drawing>
      </w:r>
      <w:commentRangeEnd w:id="5"/>
      <w:r w:rsidR="00DF0703">
        <w:rPr>
          <w:rStyle w:val="Refdecomentario"/>
        </w:rPr>
        <w:commentReference w:id="5"/>
      </w:r>
    </w:p>
    <w:p w14:paraId="1933319B" w14:textId="290C25A4" w:rsidR="00DF0703" w:rsidRDefault="00DF0703">
      <w:ins w:id="6" w:author="Sandra Milena Cardona Gil" w:date="2017-11-01T10:31:00Z">
        <w:r>
          <w:rPr>
            <w:noProof/>
          </w:rPr>
          <w:lastRenderedPageBreak/>
          <w:drawing>
            <wp:inline distT="0" distB="0" distL="0" distR="0" wp14:anchorId="520CC8FD" wp14:editId="6D825585">
              <wp:extent cx="5943600" cy="32962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6285"/>
                      </a:xfrm>
                      <a:prstGeom prst="rect">
                        <a:avLst/>
                      </a:prstGeom>
                    </pic:spPr>
                  </pic:pic>
                </a:graphicData>
              </a:graphic>
            </wp:inline>
          </w:drawing>
        </w:r>
      </w:ins>
      <w:bookmarkStart w:id="7" w:name="_GoBack"/>
      <w:bookmarkEnd w:id="7"/>
    </w:p>
    <w:p w14:paraId="59B68035" w14:textId="77777777" w:rsidR="007641BC" w:rsidRDefault="007641BC"/>
    <w:p w14:paraId="4961598E" w14:textId="77777777" w:rsidR="007641BC" w:rsidRDefault="00B017F6">
      <w:r>
        <w:t xml:space="preserve">Cluster sizing is done to meet the current data storage </w:t>
      </w:r>
      <w:proofErr w:type="gramStart"/>
      <w:r>
        <w:t>requirement  and</w:t>
      </w:r>
      <w:proofErr w:type="gramEnd"/>
      <w:r>
        <w:t xml:space="preserve"> also taking into consideration:</w:t>
      </w:r>
    </w:p>
    <w:p w14:paraId="36B5706E" w14:textId="77777777" w:rsidR="007641BC" w:rsidRDefault="00B017F6">
      <w:pPr>
        <w:numPr>
          <w:ilvl w:val="0"/>
          <w:numId w:val="1"/>
        </w:numPr>
        <w:ind w:hanging="360"/>
        <w:contextualSpacing/>
      </w:pPr>
      <w:r>
        <w:t>additional storage needed for compute purposes such as shuffling, temporary or intermediate data</w:t>
      </w:r>
    </w:p>
    <w:p w14:paraId="69A70F9D" w14:textId="77777777" w:rsidR="007641BC" w:rsidRDefault="00B017F6">
      <w:pPr>
        <w:numPr>
          <w:ilvl w:val="0"/>
          <w:numId w:val="1"/>
        </w:numPr>
        <w:ind w:hanging="360"/>
        <w:contextualSpacing/>
      </w:pPr>
      <w:r>
        <w:t>room for growth, while still being cost efficient over the time horizon</w:t>
      </w:r>
    </w:p>
    <w:p w14:paraId="490EEA34" w14:textId="77777777" w:rsidR="007641BC" w:rsidRDefault="00B017F6">
      <w:pPr>
        <w:numPr>
          <w:ilvl w:val="0"/>
          <w:numId w:val="1"/>
        </w:numPr>
        <w:ind w:hanging="360"/>
        <w:contextualSpacing/>
      </w:pPr>
      <w:r>
        <w:t>better parallelization of jobs is ensured with at least 4 nodes</w:t>
      </w:r>
    </w:p>
    <w:p w14:paraId="5C3BA382" w14:textId="77777777" w:rsidR="007641BC" w:rsidRDefault="007641BC"/>
    <w:p w14:paraId="76FC8B2A" w14:textId="77777777" w:rsidR="007641BC" w:rsidRDefault="00B017F6">
      <w:r>
        <w:t>Assuming the default replication of each block of storage in a Hadoop cluster is 3 times,</w:t>
      </w:r>
    </w:p>
    <w:p w14:paraId="5FE91CAF" w14:textId="3DA4FA3E" w:rsidR="007641BC" w:rsidRDefault="00B017F6">
      <w:r>
        <w:t xml:space="preserve">the initial pod capacity will be (4 nodes x 12 </w:t>
      </w:r>
      <w:proofErr w:type="gramStart"/>
      <w:r>
        <w:t>disks  x</w:t>
      </w:r>
      <w:proofErr w:type="gramEnd"/>
      <w:r>
        <w:t xml:space="preserve"> 4 TB per disk) / 3x replication factor = 64 TB</w:t>
      </w:r>
    </w:p>
    <w:p w14:paraId="7D20EF9E" w14:textId="77777777" w:rsidR="001A6C3B" w:rsidRDefault="001A6C3B"/>
    <w:p w14:paraId="0CFE3D3E" w14:textId="77777777" w:rsidR="007641BC" w:rsidRDefault="00B017F6">
      <w:r>
        <w:t xml:space="preserve">This sizing meets the current requirement of around 26 TB for a </w:t>
      </w:r>
      <w:proofErr w:type="gramStart"/>
      <w:r>
        <w:t>13 month</w:t>
      </w:r>
      <w:proofErr w:type="gramEnd"/>
      <w:r>
        <w:t xml:space="preserve"> period while also taking into consideration:</w:t>
      </w:r>
    </w:p>
    <w:p w14:paraId="10803AEF" w14:textId="77777777" w:rsidR="007641BC" w:rsidRDefault="00B017F6">
      <w:r>
        <w:t>-</w:t>
      </w:r>
      <w:r>
        <w:rPr>
          <w:rFonts w:eastAsia="Times New Roman"/>
          <w:sz w:val="14"/>
          <w:szCs w:val="14"/>
        </w:rPr>
        <w:t xml:space="preserve">       </w:t>
      </w:r>
      <w:r>
        <w:t>additional storage needed for compute purposes such as shuffling, temporary or intermediate data</w:t>
      </w:r>
    </w:p>
    <w:p w14:paraId="22619A46" w14:textId="77777777" w:rsidR="007641BC" w:rsidRDefault="00B017F6">
      <w:r>
        <w:t>-</w:t>
      </w:r>
      <w:r>
        <w:rPr>
          <w:rFonts w:eastAsia="Times New Roman"/>
          <w:sz w:val="14"/>
          <w:szCs w:val="14"/>
        </w:rPr>
        <w:t xml:space="preserve">       </w:t>
      </w:r>
      <w:r>
        <w:t>room for growth, while still being cost efficient over the time horizon</w:t>
      </w:r>
    </w:p>
    <w:p w14:paraId="156832CB" w14:textId="77777777" w:rsidR="007641BC" w:rsidRDefault="00B017F6">
      <w:r>
        <w:t>better parallelization of jobs is ensured with at least 4 nodes</w:t>
      </w:r>
    </w:p>
    <w:p w14:paraId="59715489" w14:textId="61416F88" w:rsidR="007641BC" w:rsidRDefault="00B017F6" w:rsidP="00BE21C7">
      <w:pPr>
        <w:pStyle w:val="Ttulo2"/>
        <w:numPr>
          <w:ilvl w:val="1"/>
          <w:numId w:val="9"/>
        </w:numPr>
      </w:pPr>
      <w:bookmarkStart w:id="8" w:name="_Toc482897501"/>
      <w:r>
        <w:t>Cluster Sizing</w:t>
      </w:r>
      <w:bookmarkEnd w:id="8"/>
    </w:p>
    <w:p w14:paraId="7CE5951D" w14:textId="463A6ABC" w:rsidR="007641BC" w:rsidRDefault="00B017F6">
      <w:r>
        <w:rPr>
          <w:highlight w:val="white"/>
        </w:rPr>
        <w:t xml:space="preserve">The Data Lake is designed to hold 9 </w:t>
      </w:r>
      <w:proofErr w:type="spellStart"/>
      <w:r>
        <w:rPr>
          <w:highlight w:val="white"/>
        </w:rPr>
        <w:t>month’s worth</w:t>
      </w:r>
      <w:proofErr w:type="spellEnd"/>
      <w:r>
        <w:rPr>
          <w:highlight w:val="white"/>
        </w:rPr>
        <w:t xml:space="preserve"> of structured data needed for the data science team, with a current data window of 13 months. Data storage requirement (raw data and any derived tables) is calculated as:</w:t>
      </w:r>
    </w:p>
    <w:p w14:paraId="3EC60E07" w14:textId="4A1D813E" w:rsidR="007641BC" w:rsidRDefault="00B017F6">
      <w:r>
        <w:t xml:space="preserve">15 TB in 9 months =&gt; 23 TB in 13 months (based on current </w:t>
      </w:r>
      <w:proofErr w:type="spellStart"/>
      <w:r>
        <w:t>QuickWins</w:t>
      </w:r>
      <w:proofErr w:type="spellEnd"/>
      <w:r>
        <w:t xml:space="preserve"> project)</w:t>
      </w:r>
    </w:p>
    <w:p w14:paraId="4F14F184" w14:textId="77777777" w:rsidR="007641BC" w:rsidRDefault="00B017F6">
      <w:r>
        <w:t>The cluster contains 4 data/slave nodes. The table below outlines available Hadoop storage based on the number of data nodes:</w:t>
      </w:r>
    </w:p>
    <w:p w14:paraId="71824006" w14:textId="77777777" w:rsidR="007641BC" w:rsidRDefault="007641BC"/>
    <w:tbl>
      <w:tblPr>
        <w:tblStyle w:val="a1"/>
        <w:tblW w:w="96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90"/>
        <w:gridCol w:w="5040"/>
      </w:tblGrid>
      <w:tr w:rsidR="007641BC" w14:paraId="4E27CC33" w14:textId="77777777">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F15AD" w14:textId="77777777" w:rsidR="007641BC" w:rsidRDefault="00B017F6">
            <w:pPr>
              <w:widowControl w:val="0"/>
            </w:pPr>
            <w:r>
              <w:rPr>
                <w:b/>
              </w:rPr>
              <w:lastRenderedPageBreak/>
              <w:t>Total Raw Storage over 4 data nodes</w:t>
            </w:r>
          </w:p>
        </w:tc>
        <w:tc>
          <w:tcPr>
            <w:tcW w:w="50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4F4C1E" w14:textId="77777777" w:rsidR="007641BC" w:rsidRDefault="00B017F6">
            <w:pPr>
              <w:widowControl w:val="0"/>
            </w:pPr>
            <w:r>
              <w:t>4 nodes x 12 disks x 3.6* TB each =~ 172 TB</w:t>
            </w:r>
          </w:p>
        </w:tc>
      </w:tr>
      <w:tr w:rsidR="007641BC" w14:paraId="2FAA2D99" w14:textId="77777777">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D1AE4C" w14:textId="77777777" w:rsidR="007641BC" w:rsidRDefault="00B017F6">
            <w:pPr>
              <w:widowControl w:val="0"/>
            </w:pPr>
            <w:r>
              <w:t>Total Intermediate Storage (Configurable)</w:t>
            </w:r>
          </w:p>
        </w:tc>
        <w:tc>
          <w:tcPr>
            <w:tcW w:w="5040" w:type="dxa"/>
            <w:tcBorders>
              <w:bottom w:val="single" w:sz="8" w:space="0" w:color="000000"/>
              <w:right w:val="single" w:sz="8" w:space="0" w:color="000000"/>
            </w:tcBorders>
            <w:tcMar>
              <w:top w:w="100" w:type="dxa"/>
              <w:left w:w="100" w:type="dxa"/>
              <w:bottom w:w="100" w:type="dxa"/>
              <w:right w:w="100" w:type="dxa"/>
            </w:tcMar>
          </w:tcPr>
          <w:p w14:paraId="7218776B" w14:textId="77777777" w:rsidR="007641BC" w:rsidRDefault="00B017F6">
            <w:pPr>
              <w:widowControl w:val="0"/>
            </w:pPr>
            <w:r>
              <w:t>0.25 x 172 TB = 43 TB</w:t>
            </w:r>
          </w:p>
        </w:tc>
      </w:tr>
      <w:tr w:rsidR="007641BC" w14:paraId="5A30D508" w14:textId="77777777">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A40573" w14:textId="77777777" w:rsidR="007641BC" w:rsidRDefault="00B017F6">
            <w:pPr>
              <w:widowControl w:val="0"/>
            </w:pPr>
            <w:r>
              <w:t>HDFS Available Raw Storage (Configurable)</w:t>
            </w:r>
          </w:p>
        </w:tc>
        <w:tc>
          <w:tcPr>
            <w:tcW w:w="5040" w:type="dxa"/>
            <w:tcBorders>
              <w:bottom w:val="single" w:sz="8" w:space="0" w:color="000000"/>
              <w:right w:val="single" w:sz="8" w:space="0" w:color="000000"/>
            </w:tcBorders>
            <w:tcMar>
              <w:top w:w="100" w:type="dxa"/>
              <w:left w:w="100" w:type="dxa"/>
              <w:bottom w:w="100" w:type="dxa"/>
              <w:right w:w="100" w:type="dxa"/>
            </w:tcMar>
          </w:tcPr>
          <w:p w14:paraId="6571CF76" w14:textId="77777777" w:rsidR="007641BC" w:rsidRDefault="00B017F6">
            <w:pPr>
              <w:widowControl w:val="0"/>
            </w:pPr>
            <w:r>
              <w:t>0.75 x 172 TB = 129</w:t>
            </w:r>
          </w:p>
        </w:tc>
      </w:tr>
      <w:tr w:rsidR="007641BC" w14:paraId="671FBB30" w14:textId="77777777">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6974B7" w14:textId="77777777" w:rsidR="007641BC" w:rsidRDefault="00B017F6">
            <w:pPr>
              <w:widowControl w:val="0"/>
            </w:pPr>
            <w:r>
              <w:t>HDFS Usable Storage (Configurable)</w:t>
            </w:r>
          </w:p>
          <w:p w14:paraId="4EAF5E08" w14:textId="77777777" w:rsidR="007641BC" w:rsidRDefault="00B017F6">
            <w:pPr>
              <w:widowControl w:val="0"/>
            </w:pPr>
            <w:r>
              <w:t xml:space="preserve">(with a replication factor of 3) </w:t>
            </w:r>
          </w:p>
        </w:tc>
        <w:tc>
          <w:tcPr>
            <w:tcW w:w="5040" w:type="dxa"/>
            <w:tcBorders>
              <w:bottom w:val="single" w:sz="8" w:space="0" w:color="000000"/>
              <w:right w:val="single" w:sz="8" w:space="0" w:color="000000"/>
            </w:tcBorders>
            <w:tcMar>
              <w:top w:w="100" w:type="dxa"/>
              <w:left w:w="100" w:type="dxa"/>
              <w:bottom w:w="100" w:type="dxa"/>
              <w:right w:w="100" w:type="dxa"/>
            </w:tcMar>
          </w:tcPr>
          <w:p w14:paraId="38B732AC" w14:textId="77777777" w:rsidR="007641BC" w:rsidRDefault="00B017F6">
            <w:pPr>
              <w:widowControl w:val="0"/>
            </w:pPr>
            <w:r>
              <w:t>129 TB / 3 = 43 TB</w:t>
            </w:r>
          </w:p>
        </w:tc>
      </w:tr>
    </w:tbl>
    <w:p w14:paraId="475CFDF3" w14:textId="77777777" w:rsidR="007641BC" w:rsidRDefault="007641BC"/>
    <w:p w14:paraId="55872120" w14:textId="77777777" w:rsidR="007641BC" w:rsidRDefault="00B017F6">
      <w:r>
        <w:rPr>
          <w:highlight w:val="white"/>
        </w:rPr>
        <w:t>* Like with any HDDs, entire advertised space of a disk is not usable. A small fraction becomes unusable/reserved after partitioning and formatting. Typically, only 3.6 TB is usable on a 4 TB disk.</w:t>
      </w:r>
    </w:p>
    <w:p w14:paraId="3C0EBE43" w14:textId="77777777" w:rsidR="007641BC" w:rsidRDefault="007641BC"/>
    <w:p w14:paraId="1CA5F0ED" w14:textId="77777777" w:rsidR="007641BC" w:rsidRDefault="00B017F6">
      <w:r>
        <w:rPr>
          <w:highlight w:val="white"/>
        </w:rPr>
        <w:t>Note:</w:t>
      </w:r>
    </w:p>
    <w:p w14:paraId="25186CBF" w14:textId="77777777" w:rsidR="007641BC" w:rsidRDefault="00B017F6">
      <w:r>
        <w:rPr>
          <w:highlight w:val="white"/>
        </w:rPr>
        <w:t>The data could be accumulated beyond 13 months and the Data Lake scaled as needed.</w:t>
      </w:r>
    </w:p>
    <w:p w14:paraId="591CF0BF" w14:textId="77777777" w:rsidR="007641BC" w:rsidRDefault="007641BC"/>
    <w:p w14:paraId="464CB776" w14:textId="31682F24" w:rsidR="007641BC" w:rsidRDefault="00B017F6" w:rsidP="00BE21C7">
      <w:pPr>
        <w:pStyle w:val="Ttulo2"/>
        <w:numPr>
          <w:ilvl w:val="1"/>
          <w:numId w:val="9"/>
        </w:numPr>
      </w:pPr>
      <w:bookmarkStart w:id="9" w:name="_Toc482897502"/>
      <w:r>
        <w:t>Network Design</w:t>
      </w:r>
      <w:bookmarkEnd w:id="9"/>
    </w:p>
    <w:p w14:paraId="08270F2D" w14:textId="77777777" w:rsidR="007641BC" w:rsidRDefault="00B017F6">
      <w:r>
        <w:rPr>
          <w:rFonts w:ascii="Calibri" w:eastAsia="Calibri" w:hAnsi="Calibri" w:cs="Calibri"/>
        </w:rPr>
        <w:t xml:space="preserve">Network is a critical resource for a Hadoop cluster.  High network bandwidth is used during the shuffle phase of MapReduce, during data replication etc. For this reason, we chose to have a </w:t>
      </w:r>
      <w:r>
        <w:t xml:space="preserve">10 </w:t>
      </w:r>
      <w:proofErr w:type="spellStart"/>
      <w:r>
        <w:t>Gbps</w:t>
      </w:r>
      <w:proofErr w:type="spellEnd"/>
      <w:r>
        <w:t xml:space="preserve"> network for the Hadoop cluster with a dedicated Top-of-Rack switch. Servers are configured with NIC bonding to provide increased bandwidth and fault </w:t>
      </w:r>
      <w:proofErr w:type="gramStart"/>
      <w:r>
        <w:t>tolerance .The</w:t>
      </w:r>
      <w:proofErr w:type="gramEnd"/>
      <w:r>
        <w:t xml:space="preserve"> </w:t>
      </w:r>
      <w:proofErr w:type="spellStart"/>
      <w:r>
        <w:t>ToR</w:t>
      </w:r>
      <w:proofErr w:type="spellEnd"/>
      <w:r>
        <w:t xml:space="preserve"> Switch also has redundant power supplies for fault tolerance. </w:t>
      </w:r>
    </w:p>
    <w:p w14:paraId="5D7DD4A3" w14:textId="77777777" w:rsidR="007641BC" w:rsidRDefault="007641BC"/>
    <w:p w14:paraId="3F536042" w14:textId="2B6B1EFC" w:rsidR="007641BC" w:rsidRDefault="00B017F6" w:rsidP="00C10F9D">
      <w:pPr>
        <w:pStyle w:val="Ttulo1"/>
        <w:numPr>
          <w:ilvl w:val="0"/>
          <w:numId w:val="9"/>
        </w:numPr>
      </w:pPr>
      <w:bookmarkStart w:id="10" w:name="_Toc482897503"/>
      <w:r>
        <w:t>Operating System</w:t>
      </w:r>
      <w:bookmarkEnd w:id="10"/>
    </w:p>
    <w:p w14:paraId="7CA0A528" w14:textId="01FEE81B" w:rsidR="007641BC" w:rsidRDefault="00B017F6" w:rsidP="00C10F9D">
      <w:pPr>
        <w:pStyle w:val="Ttulo2"/>
        <w:numPr>
          <w:ilvl w:val="1"/>
          <w:numId w:val="9"/>
        </w:numPr>
      </w:pPr>
      <w:bookmarkStart w:id="11" w:name="_Toc482897504"/>
      <w:r>
        <w:t>Version</w:t>
      </w:r>
      <w:bookmarkEnd w:id="11"/>
    </w:p>
    <w:p w14:paraId="39ECDFED" w14:textId="3B55D201" w:rsidR="007641BC" w:rsidRDefault="00B017F6">
      <w:r>
        <w:t>Based on Cloud</w:t>
      </w:r>
      <w:r w:rsidR="00C0028E">
        <w:t>era’s recommendation for CDH X.X</w:t>
      </w:r>
      <w:r>
        <w:t xml:space="preserve"> TBD, and </w:t>
      </w:r>
      <w:proofErr w:type="spellStart"/>
      <w:r>
        <w:t>Millicom</w:t>
      </w:r>
      <w:proofErr w:type="spellEnd"/>
      <w:r>
        <w:t xml:space="preserve"> corporate server OS policy, </w:t>
      </w:r>
      <w:del w:id="12" w:author="Sandra Milena Cardona Gil" w:date="2017-11-01T10:26:00Z">
        <w:r w:rsidDel="00DF0703">
          <w:delText xml:space="preserve">CentOS 6.7 (64-bit) </w:delText>
        </w:r>
      </w:del>
      <w:ins w:id="13" w:author="Sandra Milena Cardona Gil" w:date="2017-11-01T10:26:00Z">
        <w:r w:rsidR="00DF0703">
          <w:t xml:space="preserve"> </w:t>
        </w:r>
        <w:r w:rsidR="00DF0703" w:rsidRPr="00DF0703">
          <w:rPr>
            <w:rPrChange w:id="14" w:author="Sandra Milena Cardona Gil" w:date="2017-11-01T10:27:00Z">
              <w:rPr>
                <w:rFonts w:ascii="Arial" w:hAnsi="Arial" w:cs="Arial"/>
                <w:color w:val="1F497D"/>
              </w:rPr>
            </w:rPrChange>
          </w:rPr>
          <w:t xml:space="preserve"> Red Hat Enterprise Linux Server release 6.9</w:t>
        </w:r>
      </w:ins>
      <w:r>
        <w:t>is installed on all the cluster nodes.</w:t>
      </w:r>
    </w:p>
    <w:p w14:paraId="4F574C42" w14:textId="324C8339" w:rsidR="007641BC" w:rsidRDefault="00B017F6" w:rsidP="00C10F9D">
      <w:pPr>
        <w:pStyle w:val="Ttulo2"/>
        <w:numPr>
          <w:ilvl w:val="1"/>
          <w:numId w:val="9"/>
        </w:numPr>
      </w:pPr>
      <w:bookmarkStart w:id="15" w:name="_Toc482897505"/>
      <w:r>
        <w:t>Hostname convention</w:t>
      </w:r>
      <w:bookmarkEnd w:id="15"/>
    </w:p>
    <w:p w14:paraId="4326AF7D" w14:textId="5F361712" w:rsidR="007641BC" w:rsidRDefault="00B017F6">
      <w:r>
        <w:t xml:space="preserve">For easy recognition of roles and physical connectivity a hostname convention comprising of the project name identifier, followed by the rack ID, the machine class, and a machine ID is used. </w:t>
      </w:r>
    </w:p>
    <w:p w14:paraId="7F42D0CA" w14:textId="25483C17" w:rsidR="007641BC" w:rsidRDefault="00B017F6">
      <w:r>
        <w:t>For example, siteID-prod-r01m01 represents a particular site’s production cluster, rack 1, master node 1</w:t>
      </w:r>
    </w:p>
    <w:p w14:paraId="4150D104" w14:textId="77777777" w:rsidR="007641BC" w:rsidRDefault="00B017F6">
      <w:r>
        <w:t>This convention is also useful when configuring rack awareness within Cloudera Manager</w:t>
      </w:r>
    </w:p>
    <w:p w14:paraId="546F5534" w14:textId="2985F24D" w:rsidR="007641BC" w:rsidRDefault="00B017F6" w:rsidP="00C10F9D">
      <w:pPr>
        <w:pStyle w:val="Ttulo2"/>
        <w:numPr>
          <w:ilvl w:val="1"/>
          <w:numId w:val="9"/>
        </w:numPr>
      </w:pPr>
      <w:bookmarkStart w:id="16" w:name="_Toc482897506"/>
      <w:r>
        <w:t>DNS resolution</w:t>
      </w:r>
      <w:bookmarkEnd w:id="16"/>
    </w:p>
    <w:p w14:paraId="4E24820F" w14:textId="77777777" w:rsidR="007641BC" w:rsidRDefault="00B017F6">
      <w:r>
        <w:rPr>
          <w:rFonts w:ascii="Calibri" w:eastAsia="Calibri" w:hAnsi="Calibri" w:cs="Calibri"/>
        </w:rPr>
        <w:t>All hosts in the cluster must have DNS resolution configured and be able perform both forward and reverse lookups on other nodes in the cluster. DNS resolution is important to avoid running into complex issues when using hosts file based name resolution.</w:t>
      </w:r>
    </w:p>
    <w:p w14:paraId="7947570D" w14:textId="68F40448" w:rsidR="007641BC" w:rsidRDefault="00B017F6">
      <w:r>
        <w:rPr>
          <w:rFonts w:ascii="Calibri" w:eastAsia="Calibri" w:hAnsi="Calibri" w:cs="Calibri"/>
        </w:rPr>
        <w:t>TBD: Add DNS server info</w:t>
      </w:r>
    </w:p>
    <w:p w14:paraId="40E39651" w14:textId="12AD498B" w:rsidR="007641BC" w:rsidRDefault="00B017F6" w:rsidP="00C10F9D">
      <w:pPr>
        <w:pStyle w:val="Ttulo2"/>
        <w:numPr>
          <w:ilvl w:val="1"/>
          <w:numId w:val="9"/>
        </w:numPr>
      </w:pPr>
      <w:bookmarkStart w:id="17" w:name="_Toc482897507"/>
      <w:r>
        <w:lastRenderedPageBreak/>
        <w:t>OS Base Repo Access</w:t>
      </w:r>
      <w:bookmarkEnd w:id="17"/>
    </w:p>
    <w:p w14:paraId="0BEB2896" w14:textId="163BE1A9" w:rsidR="007641BC" w:rsidRDefault="00B017F6">
      <w:r>
        <w:t xml:space="preserve">Several enterprise </w:t>
      </w:r>
      <w:proofErr w:type="spellStart"/>
      <w:r>
        <w:t>linux</w:t>
      </w:r>
      <w:proofErr w:type="spellEnd"/>
      <w:r>
        <w:t xml:space="preserve"> administration packages and Cloudera Software dep</w:t>
      </w:r>
      <w:r w:rsidR="00C0028E">
        <w:t xml:space="preserve">end on RPMs available from </w:t>
      </w:r>
      <w:r>
        <w:t>both the CentOS Base as well as the EPEL (Extra Packages for Enterprise Linux) Repositories.</w:t>
      </w:r>
    </w:p>
    <w:p w14:paraId="7E05D174" w14:textId="124CBF01" w:rsidR="007641BC" w:rsidRDefault="00B017F6">
      <w:r>
        <w:t>TBD: Add repo approach - use internal satellite vs setup offline repo vs proxy to internet repo</w:t>
      </w:r>
    </w:p>
    <w:p w14:paraId="40415616" w14:textId="77777777" w:rsidR="007641BC" w:rsidRDefault="00B017F6">
      <w:r>
        <w:t xml:space="preserve">Proxy </w:t>
      </w:r>
      <w:proofErr w:type="gramStart"/>
      <w:r>
        <w:t>Server  :</w:t>
      </w:r>
      <w:proofErr w:type="gramEnd"/>
      <w:r>
        <w:t xml:space="preserve"> Proxy allows to download the necessary packages that will be required for the initial setup and or for any future updates . </w:t>
      </w:r>
    </w:p>
    <w:p w14:paraId="74553969" w14:textId="77777777" w:rsidR="001A6C3B" w:rsidRDefault="001A6C3B"/>
    <w:p w14:paraId="25906914" w14:textId="1CEB1D9C" w:rsidR="007641BC" w:rsidRDefault="00B017F6" w:rsidP="000F2356">
      <w:pPr>
        <w:pStyle w:val="Ttulo2"/>
        <w:numPr>
          <w:ilvl w:val="1"/>
          <w:numId w:val="9"/>
        </w:numPr>
      </w:pPr>
      <w:bookmarkStart w:id="18" w:name="_Toc482897508"/>
      <w:r>
        <w:t>Java Version</w:t>
      </w:r>
      <w:bookmarkEnd w:id="18"/>
    </w:p>
    <w:p w14:paraId="301BEB00" w14:textId="77777777" w:rsidR="007641BC" w:rsidRDefault="00B017F6">
      <w:r>
        <w:t>Both Cloudera software and Bedrock Data Management Platform require JDK to run. Oracle JDK version 1.7.0_67 is installed in all nodes at /</w:t>
      </w:r>
      <w:proofErr w:type="spellStart"/>
      <w:r>
        <w:t>usr</w:t>
      </w:r>
      <w:proofErr w:type="spellEnd"/>
      <w:r>
        <w:t>/java/jdk1.7.0_67/</w:t>
      </w:r>
    </w:p>
    <w:p w14:paraId="3A132476" w14:textId="656ADC71" w:rsidR="007641BC" w:rsidRDefault="00B017F6" w:rsidP="000F2356">
      <w:pPr>
        <w:pStyle w:val="Ttulo2"/>
        <w:numPr>
          <w:ilvl w:val="1"/>
          <w:numId w:val="9"/>
        </w:numPr>
      </w:pPr>
      <w:bookmarkStart w:id="19" w:name="_Toc482897509"/>
      <w:r>
        <w:t>NTP Configuration</w:t>
      </w:r>
      <w:bookmarkEnd w:id="19"/>
    </w:p>
    <w:p w14:paraId="0B6A84F5" w14:textId="77777777" w:rsidR="007641BC" w:rsidRDefault="00B017F6">
      <w:r>
        <w:rPr>
          <w:rFonts w:ascii="Calibri" w:eastAsia="Calibri" w:hAnsi="Calibri" w:cs="Calibri"/>
        </w:rPr>
        <w:t>All machines in the cluster need to have the same time and date settings, including time zones.  Network Time Protocol will be used to ensure all servers are in time sync.</w:t>
      </w:r>
    </w:p>
    <w:p w14:paraId="107B666D" w14:textId="77777777" w:rsidR="007641BC" w:rsidRDefault="00B017F6">
      <w:r>
        <w:rPr>
          <w:rFonts w:ascii="Calibri" w:eastAsia="Calibri" w:hAnsi="Calibri" w:cs="Calibri"/>
        </w:rPr>
        <w:t xml:space="preserve">TBD: Add </w:t>
      </w:r>
      <w:proofErr w:type="spellStart"/>
      <w:r>
        <w:rPr>
          <w:rFonts w:ascii="Calibri" w:eastAsia="Calibri" w:hAnsi="Calibri" w:cs="Calibri"/>
        </w:rPr>
        <w:t>Millicom</w:t>
      </w:r>
      <w:proofErr w:type="spellEnd"/>
      <w:r>
        <w:rPr>
          <w:rFonts w:ascii="Calibri" w:eastAsia="Calibri" w:hAnsi="Calibri" w:cs="Calibri"/>
        </w:rPr>
        <w:t xml:space="preserve"> NTP server info</w:t>
      </w:r>
    </w:p>
    <w:p w14:paraId="691518A5" w14:textId="4F97B723" w:rsidR="007641BC" w:rsidRDefault="00B017F6" w:rsidP="000F2356">
      <w:pPr>
        <w:pStyle w:val="Ttulo2"/>
        <w:numPr>
          <w:ilvl w:val="1"/>
          <w:numId w:val="9"/>
        </w:numPr>
      </w:pPr>
      <w:bookmarkStart w:id="20" w:name="_Toc482897510"/>
      <w:r>
        <w:t>Kernel and OS Tuning</w:t>
      </w:r>
      <w:bookmarkEnd w:id="20"/>
    </w:p>
    <w:p w14:paraId="695F62DB" w14:textId="4F57C24B" w:rsidR="007641BC" w:rsidRDefault="00B017F6" w:rsidP="000F2356">
      <w:pPr>
        <w:pStyle w:val="Ttulo3"/>
        <w:numPr>
          <w:ilvl w:val="2"/>
          <w:numId w:val="9"/>
        </w:numPr>
      </w:pPr>
      <w:bookmarkStart w:id="21" w:name="_Toc482897511"/>
      <w:proofErr w:type="spellStart"/>
      <w:r>
        <w:t>Swappiness</w:t>
      </w:r>
      <w:bookmarkEnd w:id="21"/>
      <w:proofErr w:type="spellEnd"/>
    </w:p>
    <w:p w14:paraId="0B606180" w14:textId="77777777" w:rsidR="007641BC" w:rsidRDefault="00B017F6">
      <w:r>
        <w:t xml:space="preserve">Hadoop depends on heavy usage of RAM resources on machines in the cluster.  High system swapping has very undesirable effects when there are huge chunks of data being swapped in and out of RAM. Some services can potentially be marked as down if delays are present due to excessive paging. So, the kernel </w:t>
      </w:r>
      <w:proofErr w:type="spellStart"/>
      <w:r>
        <w:t>swappiness</w:t>
      </w:r>
      <w:proofErr w:type="spellEnd"/>
      <w:r>
        <w:t xml:space="preserve"> will be set to 1 (lowest on a scale of 1 to 100)</w:t>
      </w:r>
    </w:p>
    <w:p w14:paraId="0B891B3C" w14:textId="2ADA509C" w:rsidR="007641BC" w:rsidRDefault="00B017F6" w:rsidP="000F2356">
      <w:pPr>
        <w:pStyle w:val="Ttulo3"/>
        <w:numPr>
          <w:ilvl w:val="2"/>
          <w:numId w:val="9"/>
        </w:numPr>
      </w:pPr>
      <w:bookmarkStart w:id="22" w:name="_Toc482897512"/>
      <w:r>
        <w:t>iptables</w:t>
      </w:r>
      <w:bookmarkEnd w:id="22"/>
    </w:p>
    <w:p w14:paraId="25E674F6" w14:textId="77777777" w:rsidR="007641BC" w:rsidRDefault="00B017F6">
      <w:r>
        <w:t xml:space="preserve">Host based firewalls (iptables) will be disabled to reduce computational load arising from policy enforcement. Hardware based network firewalls can be leveraged for restricting access to the cluster </w:t>
      </w:r>
    </w:p>
    <w:p w14:paraId="1521C2A2" w14:textId="625FF608" w:rsidR="007641BC" w:rsidRDefault="00B017F6" w:rsidP="000F2356">
      <w:pPr>
        <w:pStyle w:val="Ttulo3"/>
        <w:numPr>
          <w:ilvl w:val="2"/>
          <w:numId w:val="9"/>
        </w:numPr>
      </w:pPr>
      <w:bookmarkStart w:id="23" w:name="_Toc482897513"/>
      <w:proofErr w:type="spellStart"/>
      <w:r>
        <w:t>SELinux</w:t>
      </w:r>
      <w:bookmarkEnd w:id="23"/>
      <w:proofErr w:type="spellEnd"/>
    </w:p>
    <w:p w14:paraId="4B347C58" w14:textId="77777777" w:rsidR="007641BC" w:rsidRDefault="00B017F6">
      <w:proofErr w:type="spellStart"/>
      <w:r>
        <w:t>SELinux</w:t>
      </w:r>
      <w:proofErr w:type="spellEnd"/>
      <w:r>
        <w:t xml:space="preserve"> must be disabled on each host before deploying CDH on your cluster as there are no </w:t>
      </w:r>
      <w:proofErr w:type="spellStart"/>
      <w:r>
        <w:t>SELinux</w:t>
      </w:r>
      <w:proofErr w:type="spellEnd"/>
      <w:r>
        <w:t xml:space="preserve"> Policies corresponding to Hadoop’s access patterns</w:t>
      </w:r>
    </w:p>
    <w:p w14:paraId="37931E5A" w14:textId="166E7709" w:rsidR="007641BC" w:rsidRDefault="00B017F6" w:rsidP="000F2356">
      <w:pPr>
        <w:pStyle w:val="Ttulo2"/>
        <w:numPr>
          <w:ilvl w:val="1"/>
          <w:numId w:val="9"/>
        </w:numPr>
      </w:pPr>
      <w:bookmarkStart w:id="24" w:name="_Toc482897514"/>
      <w:r>
        <w:t>Disks layout, format and mount options</w:t>
      </w:r>
      <w:bookmarkEnd w:id="24"/>
    </w:p>
    <w:p w14:paraId="488DEF68" w14:textId="412B626D" w:rsidR="00613AD5" w:rsidRPr="00613AD5" w:rsidRDefault="00613AD5" w:rsidP="00613AD5">
      <w:proofErr w:type="spellStart"/>
      <w:r>
        <w:t>Apendix</w:t>
      </w:r>
      <w:proofErr w:type="spellEnd"/>
      <w:r>
        <w:t xml:space="preserve"> </w:t>
      </w:r>
      <w:r>
        <w:fldChar w:fldCharType="begin"/>
      </w:r>
      <w:r>
        <w:instrText xml:space="preserve"> REF _Ref476748780 \r \h </w:instrText>
      </w:r>
      <w:r>
        <w:fldChar w:fldCharType="separate"/>
      </w:r>
      <w:r>
        <w:t>10.1</w:t>
      </w:r>
      <w:r>
        <w:fldChar w:fldCharType="end"/>
      </w:r>
      <w:r>
        <w:t xml:space="preserve"> provides details of recommended formatting &amp; partitioning for </w:t>
      </w:r>
      <w:proofErr w:type="spellStart"/>
      <w:proofErr w:type="gramStart"/>
      <w:r>
        <w:t>Millicom</w:t>
      </w:r>
      <w:proofErr w:type="spellEnd"/>
      <w:r>
        <w:t xml:space="preserve"> .</w:t>
      </w:r>
      <w:proofErr w:type="gramEnd"/>
      <w:r>
        <w:t xml:space="preserve"> </w:t>
      </w:r>
    </w:p>
    <w:p w14:paraId="22002921" w14:textId="77777777" w:rsidR="007641BC" w:rsidRDefault="00B017F6">
      <w:r>
        <w:rPr>
          <w:noProof/>
        </w:rPr>
        <w:lastRenderedPageBreak/>
        <w:drawing>
          <wp:inline distT="114300" distB="114300" distL="114300" distR="114300" wp14:anchorId="5A35CEC2" wp14:editId="5D49DC8A">
            <wp:extent cx="5943600" cy="58674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5867400"/>
                    </a:xfrm>
                    <a:prstGeom prst="rect">
                      <a:avLst/>
                    </a:prstGeom>
                    <a:ln/>
                  </pic:spPr>
                </pic:pic>
              </a:graphicData>
            </a:graphic>
          </wp:inline>
        </w:drawing>
      </w:r>
      <w:r>
        <w:t xml:space="preserve"> </w:t>
      </w:r>
    </w:p>
    <w:p w14:paraId="7B36A6EF" w14:textId="77777777" w:rsidR="007641BC" w:rsidRDefault="00B017F6">
      <w:r>
        <w:t xml:space="preserve"> </w:t>
      </w:r>
    </w:p>
    <w:p w14:paraId="7AAF17C1" w14:textId="72FDB778" w:rsidR="007641BC" w:rsidRDefault="00B017F6" w:rsidP="000F2356">
      <w:pPr>
        <w:pStyle w:val="Ttulo1"/>
        <w:numPr>
          <w:ilvl w:val="0"/>
          <w:numId w:val="9"/>
        </w:numPr>
      </w:pPr>
      <w:bookmarkStart w:id="25" w:name="_Toc482897515"/>
      <w:r>
        <w:t>Backend Database</w:t>
      </w:r>
      <w:bookmarkEnd w:id="25"/>
    </w:p>
    <w:p w14:paraId="2A2F4DE9" w14:textId="35D57DFD" w:rsidR="007641BC" w:rsidRDefault="00C0028E">
      <w:r>
        <w:t xml:space="preserve">MySQL or </w:t>
      </w:r>
      <w:r w:rsidR="00B017F6">
        <w:t xml:space="preserve">TBD is used as backend for Cloudera Manager and various other CDH components that store metadata in relational databases. Bedrock also leverages </w:t>
      </w:r>
      <w:proofErr w:type="spellStart"/>
      <w:r w:rsidR="00B017F6">
        <w:t>Mysql</w:t>
      </w:r>
      <w:proofErr w:type="spellEnd"/>
      <w:r w:rsidR="00B017F6">
        <w:t xml:space="preserve"> as its backend.</w:t>
      </w:r>
    </w:p>
    <w:p w14:paraId="73CCB4CA" w14:textId="77777777" w:rsidR="007641BC" w:rsidRDefault="00B017F6">
      <w:r>
        <w:t xml:space="preserve">TBD: can include custom config for </w:t>
      </w:r>
      <w:proofErr w:type="spellStart"/>
      <w:r>
        <w:t>cdh</w:t>
      </w:r>
      <w:proofErr w:type="spellEnd"/>
      <w:r>
        <w:t>, bedrock</w:t>
      </w:r>
    </w:p>
    <w:p w14:paraId="0F409EB9" w14:textId="0A74778D" w:rsidR="007641BC" w:rsidRDefault="00B017F6" w:rsidP="000F2356">
      <w:pPr>
        <w:pStyle w:val="Ttulo1"/>
        <w:numPr>
          <w:ilvl w:val="0"/>
          <w:numId w:val="9"/>
        </w:numPr>
      </w:pPr>
      <w:bookmarkStart w:id="26" w:name="_Toc482897516"/>
      <w:r>
        <w:t>Hadoop Deployment Strategy</w:t>
      </w:r>
      <w:bookmarkEnd w:id="26"/>
    </w:p>
    <w:p w14:paraId="3D15E411" w14:textId="77777777" w:rsidR="007641BC" w:rsidRDefault="00B017F6">
      <w:r>
        <w:t>All of the cluster nodes will be running Cloudera’s Distribution of Hadoop (CDH). CDH is the most complete, tested, and popular distribution of Apache Hadoop and related projects. CDH delivers the core elements of Hadoop – scalable storage and distributed computing – along with a Web-based user interface and vital enterprise capabilities</w:t>
      </w:r>
    </w:p>
    <w:p w14:paraId="0BDB373F" w14:textId="77777777" w:rsidR="007641BC" w:rsidRDefault="007641BC"/>
    <w:p w14:paraId="73E321E8" w14:textId="77777777" w:rsidR="007641BC" w:rsidRDefault="00B017F6">
      <w:r>
        <w:t xml:space="preserve">CDH version TBD </w:t>
      </w:r>
      <w:r>
        <w:rPr>
          <w:color w:val="C0504D"/>
        </w:rPr>
        <w:t xml:space="preserve">XX </w:t>
      </w:r>
      <w:r>
        <w:t xml:space="preserve">will be installed, administered and configured by Cloudera Manager version TBD </w:t>
      </w:r>
      <w:r>
        <w:rPr>
          <w:color w:val="C0504D"/>
        </w:rPr>
        <w:t>XX</w:t>
      </w:r>
      <w:r>
        <w:t>.  As such, all nodes in the cluster will be running the Cloudera Manager Agent process.</w:t>
      </w:r>
    </w:p>
    <w:p w14:paraId="6B98C00F" w14:textId="311B0090" w:rsidR="007641BC" w:rsidRDefault="00B017F6" w:rsidP="000F2356">
      <w:pPr>
        <w:pStyle w:val="Ttulo2"/>
        <w:numPr>
          <w:ilvl w:val="1"/>
          <w:numId w:val="9"/>
        </w:numPr>
      </w:pPr>
      <w:bookmarkStart w:id="27" w:name="_Toc482897517"/>
      <w:r>
        <w:t>Master Nodes</w:t>
      </w:r>
      <w:bookmarkEnd w:id="27"/>
    </w:p>
    <w:p w14:paraId="5E0CE62D" w14:textId="77777777" w:rsidR="007641BC" w:rsidRDefault="00B017F6">
      <w:r>
        <w:t xml:space="preserve">Master hosts run Hadoop master processes such as the HDFS </w:t>
      </w:r>
      <w:proofErr w:type="spellStart"/>
      <w:r>
        <w:t>NameNode</w:t>
      </w:r>
      <w:proofErr w:type="spellEnd"/>
      <w:r>
        <w:t xml:space="preserve"> and YARN Resource Manager. Master2 is used as our Master node</w:t>
      </w:r>
    </w:p>
    <w:p w14:paraId="2FE72763" w14:textId="73F171D2" w:rsidR="007641BC" w:rsidRDefault="00B017F6" w:rsidP="000F2356">
      <w:pPr>
        <w:pStyle w:val="Ttulo2"/>
        <w:numPr>
          <w:ilvl w:val="1"/>
          <w:numId w:val="9"/>
        </w:numPr>
      </w:pPr>
      <w:bookmarkStart w:id="28" w:name="_Toc482897518"/>
      <w:r>
        <w:t>Utility Nodes</w:t>
      </w:r>
      <w:bookmarkEnd w:id="28"/>
    </w:p>
    <w:p w14:paraId="51DECF0A" w14:textId="77777777" w:rsidR="007641BC" w:rsidRDefault="00B017F6">
      <w:r>
        <w:t xml:space="preserve">Utility hosts run other cluster processes that are not master processes such as Cloudera Manager and the Hive </w:t>
      </w:r>
      <w:proofErr w:type="spellStart"/>
      <w:r>
        <w:t>Metastore</w:t>
      </w:r>
      <w:proofErr w:type="spellEnd"/>
      <w:r>
        <w:t>. Master1 plays dual role in our cluster running both master processes and utility processes.</w:t>
      </w:r>
    </w:p>
    <w:p w14:paraId="6BB996CF" w14:textId="10A87982" w:rsidR="007641BC" w:rsidRDefault="00B017F6" w:rsidP="000F2356">
      <w:pPr>
        <w:pStyle w:val="Ttulo2"/>
        <w:numPr>
          <w:ilvl w:val="1"/>
          <w:numId w:val="9"/>
        </w:numPr>
      </w:pPr>
      <w:bookmarkStart w:id="29" w:name="_Toc482897519"/>
      <w:r>
        <w:t>Slave Nodes</w:t>
      </w:r>
      <w:bookmarkEnd w:id="29"/>
    </w:p>
    <w:p w14:paraId="49DB7DC8" w14:textId="77777777" w:rsidR="007641BC" w:rsidRDefault="00B017F6">
      <w:r>
        <w:t xml:space="preserve">Worker hosts primarily run </w:t>
      </w:r>
      <w:proofErr w:type="spellStart"/>
      <w:r>
        <w:t>DataNodes</w:t>
      </w:r>
      <w:proofErr w:type="spellEnd"/>
      <w:r>
        <w:t xml:space="preserve"> and other distributed processes such as </w:t>
      </w:r>
      <w:proofErr w:type="spellStart"/>
      <w:r>
        <w:t>Impalad</w:t>
      </w:r>
      <w:proofErr w:type="spellEnd"/>
      <w:r>
        <w:t xml:space="preserve"> or HBase Region Servers</w:t>
      </w:r>
    </w:p>
    <w:p w14:paraId="047541CB" w14:textId="2A4A1937" w:rsidR="007641BC" w:rsidRDefault="00B017F6" w:rsidP="000F2356">
      <w:pPr>
        <w:pStyle w:val="Ttulo2"/>
        <w:numPr>
          <w:ilvl w:val="1"/>
          <w:numId w:val="9"/>
        </w:numPr>
      </w:pPr>
      <w:bookmarkStart w:id="30" w:name="_Toc482897520"/>
      <w:r>
        <w:t>Edge Nodes</w:t>
      </w:r>
      <w:bookmarkEnd w:id="30"/>
    </w:p>
    <w:p w14:paraId="2169BDF3" w14:textId="77777777" w:rsidR="007641BC" w:rsidRDefault="00B017F6">
      <w:r>
        <w:t xml:space="preserve">Edge hosts are client access points for launching jobs in the cluster. </w:t>
      </w:r>
    </w:p>
    <w:p w14:paraId="70A8C567" w14:textId="77777777" w:rsidR="007641BC" w:rsidRDefault="007641BC"/>
    <w:p w14:paraId="15A9EE1E" w14:textId="77B6142A" w:rsidR="007641BC" w:rsidRDefault="00B017F6" w:rsidP="000F2356">
      <w:pPr>
        <w:pStyle w:val="Ttulo2"/>
        <w:numPr>
          <w:ilvl w:val="1"/>
          <w:numId w:val="9"/>
        </w:numPr>
      </w:pPr>
      <w:bookmarkStart w:id="31" w:name="_Toc482897521"/>
      <w:r>
        <w:t>Component placement</w:t>
      </w:r>
      <w:bookmarkEnd w:id="31"/>
    </w:p>
    <w:p w14:paraId="3320A561" w14:textId="77777777" w:rsidR="007641BC" w:rsidRDefault="007641BC"/>
    <w:tbl>
      <w:tblPr>
        <w:tblStyle w:val="a2"/>
        <w:tblW w:w="889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965"/>
        <w:gridCol w:w="5355"/>
        <w:gridCol w:w="1575"/>
      </w:tblGrid>
      <w:tr w:rsidR="007641BC" w14:paraId="349ABE50" w14:textId="77777777">
        <w:tc>
          <w:tcPr>
            <w:tcW w:w="196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67541B9" w14:textId="77777777" w:rsidR="007641BC" w:rsidRDefault="00B017F6">
            <w:r>
              <w:rPr>
                <w:shd w:val="clear" w:color="auto" w:fill="D9D9D9"/>
              </w:rPr>
              <w:t>Server</w:t>
            </w:r>
          </w:p>
        </w:tc>
        <w:tc>
          <w:tcPr>
            <w:tcW w:w="535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B67149F" w14:textId="77777777" w:rsidR="007641BC" w:rsidRDefault="00B017F6">
            <w:r>
              <w:rPr>
                <w:shd w:val="clear" w:color="auto" w:fill="D9D9D9"/>
              </w:rPr>
              <w:t>Cloudera Components</w:t>
            </w:r>
          </w:p>
        </w:tc>
        <w:tc>
          <w:tcPr>
            <w:tcW w:w="157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C8EFD5E" w14:textId="77777777" w:rsidR="007641BC" w:rsidRDefault="00B017F6">
            <w:r>
              <w:rPr>
                <w:shd w:val="clear" w:color="auto" w:fill="D9D9D9"/>
              </w:rPr>
              <w:t>Other software</w:t>
            </w:r>
          </w:p>
        </w:tc>
      </w:tr>
      <w:tr w:rsidR="007641BC" w14:paraId="60744E89"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F83E1A0" w14:textId="77777777" w:rsidR="007641BC" w:rsidRDefault="00B017F6">
            <w:r>
              <w:t>Master1/Utility/Edge?</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1737371" w14:textId="77777777" w:rsidR="007641BC" w:rsidRDefault="00B017F6">
            <w:r>
              <w:t>Cloudera Manager + Other management services, Hue, Impala Catalog Server,</w:t>
            </w:r>
          </w:p>
          <w:p w14:paraId="7520985B" w14:textId="77777777" w:rsidR="007641BC" w:rsidRDefault="00B017F6">
            <w:r>
              <w:t xml:space="preserve">Spark History Server, </w:t>
            </w:r>
            <w:proofErr w:type="spellStart"/>
            <w:r>
              <w:t>Oozie</w:t>
            </w:r>
            <w:proofErr w:type="spellEnd"/>
            <w:r>
              <w:t xml:space="preserve">, Sentry, </w:t>
            </w:r>
            <w:proofErr w:type="spellStart"/>
            <w:r>
              <w:t>Solr</w:t>
            </w:r>
            <w:proofErr w:type="spellEnd"/>
            <w:r>
              <w:t xml:space="preserve">, </w:t>
            </w:r>
            <w:proofErr w:type="spellStart"/>
            <w:r>
              <w:t>Sqoop</w:t>
            </w:r>
            <w:proofErr w:type="spellEnd"/>
            <w:r>
              <w:t>, Zookeeper,</w:t>
            </w:r>
          </w:p>
          <w:p w14:paraId="7E81C0E2" w14:textId="77777777" w:rsidR="007641BC" w:rsidRDefault="00B017F6">
            <w:r>
              <w:t>HBase (Master, Thrift server, REST server),</w:t>
            </w:r>
          </w:p>
          <w:p w14:paraId="52D1989C" w14:textId="77777777" w:rsidR="007641BC" w:rsidRDefault="00B017F6">
            <w:r>
              <w:t xml:space="preserve">Secondary </w:t>
            </w:r>
            <w:proofErr w:type="spellStart"/>
            <w:r>
              <w:t>Namenode</w:t>
            </w:r>
            <w:proofErr w:type="spellEnd"/>
            <w:r>
              <w:t>, HDFS Balancer, NFS Gateway,</w:t>
            </w:r>
          </w:p>
          <w:p w14:paraId="4DD871E9" w14:textId="77777777" w:rsidR="007641BC" w:rsidRDefault="00B017F6">
            <w:r>
              <w:t xml:space="preserve">Hive Server2, Hive </w:t>
            </w:r>
            <w:proofErr w:type="spellStart"/>
            <w:r>
              <w:t>Metastore</w:t>
            </w:r>
            <w:proofErr w:type="spellEnd"/>
            <w:r>
              <w:t xml:space="preserve">, Hive </w:t>
            </w:r>
            <w:proofErr w:type="spellStart"/>
            <w:r>
              <w:t>WebHCAT</w:t>
            </w:r>
            <w:proofErr w:type="spellEnd"/>
            <w:r>
              <w:t>,</w:t>
            </w:r>
          </w:p>
          <w:p w14:paraId="0396DE4D" w14:textId="77777777" w:rsidR="007641BC" w:rsidRDefault="00B017F6">
            <w:r>
              <w:t>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DDADD9A" w14:textId="77777777" w:rsidR="007641BC" w:rsidRDefault="00B017F6">
            <w:r>
              <w:t>MySQL</w:t>
            </w:r>
          </w:p>
        </w:tc>
      </w:tr>
      <w:tr w:rsidR="007641BC" w14:paraId="6C0A97C4"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8F5C5B1" w14:textId="77777777" w:rsidR="007641BC" w:rsidRDefault="00B017F6">
            <w:r>
              <w:t>Master2/Edge?</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7AE1508" w14:textId="77777777" w:rsidR="007641BC" w:rsidRDefault="00B017F6">
            <w:proofErr w:type="spellStart"/>
            <w:r>
              <w:t>Namenode</w:t>
            </w:r>
            <w:proofErr w:type="spellEnd"/>
            <w:r>
              <w:t>, Impala State Store, Resource Manager, Job History Server, SCM Agent</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C69A5CE" w14:textId="77777777" w:rsidR="007641BC" w:rsidRDefault="00B017F6">
            <w:r>
              <w:t>Bedrock, MySQL</w:t>
            </w:r>
          </w:p>
        </w:tc>
      </w:tr>
      <w:tr w:rsidR="007641BC" w14:paraId="218DA882"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D6D226D" w14:textId="77777777" w:rsidR="007641BC" w:rsidRDefault="007641BC"/>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ECEA2EA" w14:textId="77777777" w:rsidR="007641BC" w:rsidRDefault="007641BC"/>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84CB377" w14:textId="77777777" w:rsidR="007641BC" w:rsidRDefault="007641BC"/>
        </w:tc>
      </w:tr>
      <w:tr w:rsidR="007641BC" w14:paraId="54CEEB9B"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5286599E" w14:textId="77777777" w:rsidR="007641BC" w:rsidRDefault="00B017F6">
            <w:r>
              <w:t>Slave1</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728ECCD" w14:textId="77777777" w:rsidR="007641BC" w:rsidRDefault="00B017F6">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8112540" w14:textId="77777777" w:rsidR="007641BC" w:rsidRDefault="007641BC"/>
        </w:tc>
      </w:tr>
      <w:tr w:rsidR="007641BC" w14:paraId="5A5CFC56"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1316D9B" w14:textId="77777777" w:rsidR="007641BC" w:rsidRDefault="00B017F6">
            <w:r>
              <w:t>Slave2</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046940D" w14:textId="77777777" w:rsidR="007641BC" w:rsidRDefault="00B017F6">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EAA67CD" w14:textId="77777777" w:rsidR="007641BC" w:rsidRDefault="007641BC"/>
        </w:tc>
      </w:tr>
      <w:tr w:rsidR="007641BC" w14:paraId="453B8425"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C4967CD" w14:textId="77777777" w:rsidR="007641BC" w:rsidRDefault="00B017F6">
            <w:r>
              <w:lastRenderedPageBreak/>
              <w:t>Slave3</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7200746" w14:textId="77777777" w:rsidR="007641BC" w:rsidRDefault="00B017F6">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2C40688" w14:textId="77777777" w:rsidR="007641BC" w:rsidRDefault="007641BC"/>
        </w:tc>
      </w:tr>
      <w:tr w:rsidR="007641BC" w14:paraId="081B99AE"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17495922" w14:textId="77777777" w:rsidR="007641BC" w:rsidRDefault="00B017F6">
            <w:r>
              <w:t>Slave4/Edge?</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3ED3115" w14:textId="77777777" w:rsidR="007641BC" w:rsidRDefault="00B017F6">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D80FA9F" w14:textId="77777777" w:rsidR="007641BC" w:rsidRDefault="00B017F6">
            <w:r>
              <w:t>VNC?</w:t>
            </w:r>
          </w:p>
        </w:tc>
      </w:tr>
    </w:tbl>
    <w:p w14:paraId="1E41409D" w14:textId="77777777" w:rsidR="007641BC" w:rsidRDefault="007641BC"/>
    <w:p w14:paraId="48587A10" w14:textId="1F309083" w:rsidR="007641BC" w:rsidRDefault="00B017F6" w:rsidP="000F2356">
      <w:pPr>
        <w:pStyle w:val="Ttulo2"/>
        <w:numPr>
          <w:ilvl w:val="1"/>
          <w:numId w:val="9"/>
        </w:numPr>
      </w:pPr>
      <w:bookmarkStart w:id="32" w:name="_Toc482897522"/>
      <w:r>
        <w:t>Server and Network Topology</w:t>
      </w:r>
      <w:bookmarkEnd w:id="32"/>
    </w:p>
    <w:p w14:paraId="56D5F962" w14:textId="1C9B5096" w:rsidR="007641BC" w:rsidRDefault="00B017F6">
      <w:r>
        <w:t>All servers ar</w:t>
      </w:r>
      <w:r w:rsidR="001A6C3B">
        <w:t>e physically stacked in one rack</w:t>
      </w:r>
      <w:r>
        <w:t xml:space="preserve"> in the datacenter with a </w:t>
      </w:r>
      <w:ins w:id="33" w:author="Sandra Milena Cardona Gil" w:date="2017-11-01T10:29:00Z">
        <w:r w:rsidR="00DF0703">
          <w:t xml:space="preserve">not </w:t>
        </w:r>
      </w:ins>
      <w:r>
        <w:t xml:space="preserve">dedicated 10 </w:t>
      </w:r>
      <w:proofErr w:type="spellStart"/>
      <w:r>
        <w:t>Gbps</w:t>
      </w:r>
      <w:proofErr w:type="spellEnd"/>
      <w:r>
        <w:t xml:space="preserve"> capable </w:t>
      </w:r>
      <w:del w:id="34" w:author="Sandra Milena Cardona Gil" w:date="2017-11-01T10:29:00Z">
        <w:r w:rsidDel="00DF0703">
          <w:delText xml:space="preserve">Top-of-Rack </w:delText>
        </w:r>
      </w:del>
      <w:ins w:id="35" w:author="Sandra Milena Cardona Gil" w:date="2017-11-01T10:29:00Z">
        <w:r w:rsidR="00DF0703">
          <w:t xml:space="preserve"> </w:t>
        </w:r>
        <w:r w:rsidR="00DF0703">
          <w:rPr>
            <w:rFonts w:ascii="Arial" w:hAnsi="Arial" w:cs="Arial"/>
            <w:color w:val="1F497D"/>
          </w:rPr>
          <w:t xml:space="preserve">Nexus5k </w:t>
        </w:r>
      </w:ins>
      <w:r>
        <w:t xml:space="preserve">Switch. All cluster nodes will be in a single subnet / </w:t>
      </w:r>
      <w:proofErr w:type="spellStart"/>
      <w:r>
        <w:t>vlan</w:t>
      </w:r>
      <w:proofErr w:type="spellEnd"/>
      <w:r>
        <w:t>. Each server has redundant uplinks to the switch for fault tolerance and load sharing.</w:t>
      </w:r>
    </w:p>
    <w:p w14:paraId="7BF5FC6E" w14:textId="3E3D0EB8" w:rsidR="007641BC" w:rsidRDefault="00B017F6">
      <w:r>
        <w:t>TBD: Insert diagram</w:t>
      </w:r>
      <w:r w:rsidR="001A6C3B">
        <w:t xml:space="preserve"> </w:t>
      </w:r>
      <w:proofErr w:type="gramStart"/>
      <w:r w:rsidR="001A6C3B">
        <w:t>( Final</w:t>
      </w:r>
      <w:proofErr w:type="gramEnd"/>
      <w:r w:rsidR="001A6C3B">
        <w:t xml:space="preserve"> Diagram to be inserted by </w:t>
      </w:r>
      <w:proofErr w:type="spellStart"/>
      <w:r w:rsidR="001A6C3B">
        <w:t>Millicom</w:t>
      </w:r>
      <w:proofErr w:type="spellEnd"/>
      <w:r w:rsidR="001A6C3B">
        <w:t>/Huawei team)</w:t>
      </w:r>
    </w:p>
    <w:p w14:paraId="26E202D8" w14:textId="2524B1CE" w:rsidR="007641BC" w:rsidRDefault="00B017F6" w:rsidP="000F2356">
      <w:pPr>
        <w:pStyle w:val="Ttulo2"/>
        <w:numPr>
          <w:ilvl w:val="1"/>
          <w:numId w:val="9"/>
        </w:numPr>
      </w:pPr>
      <w:bookmarkStart w:id="36" w:name="_Toc482897523"/>
      <w:r>
        <w:t>Fault Tolerance / High Availability</w:t>
      </w:r>
      <w:bookmarkEnd w:id="36"/>
    </w:p>
    <w:p w14:paraId="4793EE1D" w14:textId="77777777" w:rsidR="007641BC" w:rsidRDefault="00B017F6">
      <w:r>
        <w:t>The current deployment does not implement any HA functionality but has provisions to be fault tolerant with the addition of subsequent worker pods when scaling out the data lake infrastructure.</w:t>
      </w:r>
    </w:p>
    <w:p w14:paraId="1122999E" w14:textId="0BC5F8DE" w:rsidR="007641BC" w:rsidRDefault="00B017F6" w:rsidP="000F2356">
      <w:pPr>
        <w:pStyle w:val="Ttulo2"/>
        <w:numPr>
          <w:ilvl w:val="1"/>
          <w:numId w:val="9"/>
        </w:numPr>
      </w:pPr>
      <w:bookmarkStart w:id="37" w:name="_Toc482897524"/>
      <w:r>
        <w:t>Cluster configuration</w:t>
      </w:r>
      <w:bookmarkEnd w:id="37"/>
    </w:p>
    <w:p w14:paraId="776BF605" w14:textId="53A8F3DE" w:rsidR="007641BC" w:rsidRDefault="00B017F6" w:rsidP="000F2356">
      <w:pPr>
        <w:pStyle w:val="Ttulo3"/>
        <w:numPr>
          <w:ilvl w:val="2"/>
          <w:numId w:val="9"/>
        </w:numPr>
      </w:pPr>
      <w:bookmarkStart w:id="38" w:name="_Toc482897525"/>
      <w:r>
        <w:t>Memory Allocation</w:t>
      </w:r>
      <w:bookmarkEnd w:id="38"/>
    </w:p>
    <w:p w14:paraId="03CA23CB" w14:textId="1CF748A0" w:rsidR="007641BC" w:rsidRDefault="00B017F6" w:rsidP="000F2356">
      <w:pPr>
        <w:pStyle w:val="Ttulo3"/>
        <w:numPr>
          <w:ilvl w:val="2"/>
          <w:numId w:val="9"/>
        </w:numPr>
      </w:pPr>
      <w:bookmarkStart w:id="39" w:name="_Toc482897526"/>
      <w:r>
        <w:t>HDFS</w:t>
      </w:r>
      <w:bookmarkEnd w:id="39"/>
    </w:p>
    <w:p w14:paraId="7CCBCD87" w14:textId="77777777" w:rsidR="007641BC" w:rsidRDefault="00B017F6">
      <w:proofErr w:type="spellStart"/>
      <w:r>
        <w:t>FSImage</w:t>
      </w:r>
      <w:proofErr w:type="spellEnd"/>
      <w:r>
        <w:t xml:space="preserve"> storage</w:t>
      </w:r>
    </w:p>
    <w:p w14:paraId="3198A962" w14:textId="77777777" w:rsidR="007641BC" w:rsidRDefault="00B017F6">
      <w:r>
        <w:t>NN and DN Heap sizes</w:t>
      </w:r>
    </w:p>
    <w:p w14:paraId="48A6D976" w14:textId="77777777" w:rsidR="007641BC" w:rsidRDefault="00B017F6">
      <w:r>
        <w:t>Replication Factor</w:t>
      </w:r>
    </w:p>
    <w:p w14:paraId="43F15AEF" w14:textId="5B17ED4E" w:rsidR="007641BC" w:rsidRDefault="00B017F6" w:rsidP="000F2356">
      <w:pPr>
        <w:pStyle w:val="Ttulo3"/>
        <w:numPr>
          <w:ilvl w:val="2"/>
          <w:numId w:val="9"/>
        </w:numPr>
      </w:pPr>
      <w:bookmarkStart w:id="40" w:name="_Toc482897527"/>
      <w:r>
        <w:t>YARN</w:t>
      </w:r>
      <w:bookmarkEnd w:id="40"/>
    </w:p>
    <w:p w14:paraId="1D3A5F37" w14:textId="77777777" w:rsidR="007641BC" w:rsidRDefault="00B017F6">
      <w:r>
        <w:t>Container allocation</w:t>
      </w:r>
    </w:p>
    <w:p w14:paraId="63637308" w14:textId="4ECACBBA" w:rsidR="007641BC" w:rsidRDefault="00B017F6" w:rsidP="000F2356">
      <w:pPr>
        <w:pStyle w:val="Ttulo3"/>
        <w:numPr>
          <w:ilvl w:val="2"/>
          <w:numId w:val="9"/>
        </w:numPr>
      </w:pPr>
      <w:bookmarkStart w:id="41" w:name="_Toc482897528"/>
      <w:r>
        <w:t>Map Reduce</w:t>
      </w:r>
      <w:bookmarkEnd w:id="41"/>
    </w:p>
    <w:p w14:paraId="7940E0A1" w14:textId="77777777" w:rsidR="007641BC" w:rsidRDefault="00B017F6">
      <w:r>
        <w:t>Map and Reduce Tasks’ allocation</w:t>
      </w:r>
    </w:p>
    <w:p w14:paraId="48F681D0" w14:textId="54F685BF" w:rsidR="007641BC" w:rsidRDefault="00B017F6" w:rsidP="000F2356">
      <w:pPr>
        <w:pStyle w:val="Ttulo3"/>
        <w:numPr>
          <w:ilvl w:val="2"/>
          <w:numId w:val="9"/>
        </w:numPr>
      </w:pPr>
      <w:bookmarkStart w:id="42" w:name="_Toc482897529"/>
      <w:r>
        <w:t>Impala</w:t>
      </w:r>
      <w:bookmarkEnd w:id="42"/>
    </w:p>
    <w:p w14:paraId="33DEF62F" w14:textId="6F486ECC" w:rsidR="007641BC" w:rsidRDefault="00B017F6" w:rsidP="000F2356">
      <w:pPr>
        <w:pStyle w:val="Ttulo3"/>
        <w:numPr>
          <w:ilvl w:val="2"/>
          <w:numId w:val="9"/>
        </w:numPr>
      </w:pPr>
      <w:bookmarkStart w:id="43" w:name="_Toc482897530"/>
      <w:r>
        <w:t>HBase</w:t>
      </w:r>
      <w:bookmarkEnd w:id="43"/>
    </w:p>
    <w:p w14:paraId="0B9738F4" w14:textId="2E4FC9C8" w:rsidR="007641BC" w:rsidRDefault="00B017F6" w:rsidP="000F2356">
      <w:pPr>
        <w:pStyle w:val="Ttulo2"/>
        <w:numPr>
          <w:ilvl w:val="2"/>
          <w:numId w:val="9"/>
        </w:numPr>
      </w:pPr>
      <w:bookmarkStart w:id="44" w:name="_Toc482897531"/>
      <w:r>
        <w:t>Resource Scheduling</w:t>
      </w:r>
      <w:bookmarkEnd w:id="44"/>
    </w:p>
    <w:p w14:paraId="43708DE1" w14:textId="3B895EAF" w:rsidR="007641BC" w:rsidRDefault="00B017F6" w:rsidP="00AA5D73">
      <w:pPr>
        <w:pStyle w:val="Ttulo3"/>
        <w:numPr>
          <w:ilvl w:val="2"/>
          <w:numId w:val="9"/>
        </w:numPr>
      </w:pPr>
      <w:bookmarkStart w:id="45" w:name="_Toc482897532"/>
      <w:r>
        <w:t>Static Service Pools</w:t>
      </w:r>
      <w:bookmarkEnd w:id="45"/>
    </w:p>
    <w:p w14:paraId="4FFFD524" w14:textId="77777777" w:rsidR="007641BC" w:rsidRDefault="00B017F6">
      <w:r>
        <w:t>Static service pools serve to isolate services from each other, so that high load on one service has bounded impact on other services.</w:t>
      </w:r>
    </w:p>
    <w:p w14:paraId="24A0AF34" w14:textId="77777777" w:rsidR="007641BC" w:rsidRDefault="007641BC"/>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641BC" w14:paraId="7DC0DC8D" w14:textId="77777777">
        <w:tc>
          <w:tcPr>
            <w:tcW w:w="4680" w:type="dxa"/>
            <w:tcMar>
              <w:top w:w="100" w:type="dxa"/>
              <w:left w:w="100" w:type="dxa"/>
              <w:bottom w:w="100" w:type="dxa"/>
              <w:right w:w="100" w:type="dxa"/>
            </w:tcMar>
          </w:tcPr>
          <w:p w14:paraId="436E31A9" w14:textId="77777777" w:rsidR="007641BC" w:rsidRDefault="00B017F6">
            <w:r>
              <w:t>Service</w:t>
            </w:r>
          </w:p>
        </w:tc>
        <w:tc>
          <w:tcPr>
            <w:tcW w:w="4680" w:type="dxa"/>
            <w:tcMar>
              <w:top w:w="100" w:type="dxa"/>
              <w:left w:w="100" w:type="dxa"/>
              <w:bottom w:w="100" w:type="dxa"/>
              <w:right w:w="100" w:type="dxa"/>
            </w:tcMar>
          </w:tcPr>
          <w:p w14:paraId="7573FD14" w14:textId="77777777" w:rsidR="007641BC" w:rsidRDefault="00B017F6">
            <w:r>
              <w:t>Allocation %</w:t>
            </w:r>
          </w:p>
        </w:tc>
      </w:tr>
      <w:tr w:rsidR="007641BC" w14:paraId="2F1495A7" w14:textId="77777777">
        <w:tc>
          <w:tcPr>
            <w:tcW w:w="4680" w:type="dxa"/>
            <w:tcMar>
              <w:top w:w="120" w:type="dxa"/>
              <w:left w:w="120" w:type="dxa"/>
              <w:bottom w:w="120" w:type="dxa"/>
              <w:right w:w="120" w:type="dxa"/>
            </w:tcMar>
          </w:tcPr>
          <w:p w14:paraId="6ADA09D3" w14:textId="77777777" w:rsidR="007641BC" w:rsidRDefault="00B017F6">
            <w:r>
              <w:t>HBase</w:t>
            </w:r>
          </w:p>
        </w:tc>
        <w:tc>
          <w:tcPr>
            <w:tcW w:w="4680" w:type="dxa"/>
            <w:tcMar>
              <w:top w:w="100" w:type="dxa"/>
              <w:left w:w="100" w:type="dxa"/>
              <w:bottom w:w="100" w:type="dxa"/>
              <w:right w:w="100" w:type="dxa"/>
            </w:tcMar>
          </w:tcPr>
          <w:p w14:paraId="49B7E68D" w14:textId="77777777" w:rsidR="007641BC" w:rsidRDefault="00B017F6">
            <w:r>
              <w:t>10</w:t>
            </w:r>
          </w:p>
        </w:tc>
      </w:tr>
      <w:tr w:rsidR="007641BC" w14:paraId="2EED0AFB" w14:textId="77777777">
        <w:tc>
          <w:tcPr>
            <w:tcW w:w="4680" w:type="dxa"/>
            <w:tcMar>
              <w:top w:w="120" w:type="dxa"/>
              <w:left w:w="120" w:type="dxa"/>
              <w:bottom w:w="120" w:type="dxa"/>
              <w:right w:w="120" w:type="dxa"/>
            </w:tcMar>
          </w:tcPr>
          <w:p w14:paraId="43BDE6C2" w14:textId="77777777" w:rsidR="007641BC" w:rsidRDefault="00B017F6">
            <w:r>
              <w:t>HDFS</w:t>
            </w:r>
          </w:p>
        </w:tc>
        <w:tc>
          <w:tcPr>
            <w:tcW w:w="4680" w:type="dxa"/>
            <w:tcMar>
              <w:top w:w="100" w:type="dxa"/>
              <w:left w:w="100" w:type="dxa"/>
              <w:bottom w:w="100" w:type="dxa"/>
              <w:right w:w="100" w:type="dxa"/>
            </w:tcMar>
          </w:tcPr>
          <w:p w14:paraId="674A7811" w14:textId="77777777" w:rsidR="007641BC" w:rsidRDefault="00B017F6">
            <w:r>
              <w:t>10</w:t>
            </w:r>
          </w:p>
        </w:tc>
      </w:tr>
      <w:tr w:rsidR="007641BC" w14:paraId="2F1F84C2" w14:textId="77777777">
        <w:tc>
          <w:tcPr>
            <w:tcW w:w="4680" w:type="dxa"/>
            <w:tcMar>
              <w:top w:w="120" w:type="dxa"/>
              <w:left w:w="120" w:type="dxa"/>
              <w:bottom w:w="120" w:type="dxa"/>
              <w:right w:w="120" w:type="dxa"/>
            </w:tcMar>
          </w:tcPr>
          <w:p w14:paraId="56CAFAC0" w14:textId="77777777" w:rsidR="007641BC" w:rsidRDefault="00B017F6">
            <w:r>
              <w:t>Impala</w:t>
            </w:r>
          </w:p>
        </w:tc>
        <w:tc>
          <w:tcPr>
            <w:tcW w:w="4680" w:type="dxa"/>
            <w:tcMar>
              <w:top w:w="100" w:type="dxa"/>
              <w:left w:w="100" w:type="dxa"/>
              <w:bottom w:w="100" w:type="dxa"/>
              <w:right w:w="100" w:type="dxa"/>
            </w:tcMar>
          </w:tcPr>
          <w:p w14:paraId="44028119" w14:textId="77777777" w:rsidR="007641BC" w:rsidRDefault="00B017F6">
            <w:r>
              <w:t>20</w:t>
            </w:r>
          </w:p>
        </w:tc>
      </w:tr>
      <w:tr w:rsidR="007641BC" w14:paraId="2474F15C" w14:textId="77777777">
        <w:tc>
          <w:tcPr>
            <w:tcW w:w="4680" w:type="dxa"/>
            <w:tcMar>
              <w:top w:w="120" w:type="dxa"/>
              <w:left w:w="120" w:type="dxa"/>
              <w:bottom w:w="120" w:type="dxa"/>
              <w:right w:w="120" w:type="dxa"/>
            </w:tcMar>
          </w:tcPr>
          <w:p w14:paraId="6734D6CC" w14:textId="77777777" w:rsidR="007641BC" w:rsidRDefault="00B017F6">
            <w:proofErr w:type="spellStart"/>
            <w:r>
              <w:t>Solr</w:t>
            </w:r>
            <w:proofErr w:type="spellEnd"/>
          </w:p>
        </w:tc>
        <w:tc>
          <w:tcPr>
            <w:tcW w:w="4680" w:type="dxa"/>
            <w:tcMar>
              <w:top w:w="100" w:type="dxa"/>
              <w:left w:w="100" w:type="dxa"/>
              <w:bottom w:w="100" w:type="dxa"/>
              <w:right w:w="100" w:type="dxa"/>
            </w:tcMar>
          </w:tcPr>
          <w:p w14:paraId="71214585" w14:textId="77777777" w:rsidR="007641BC" w:rsidRDefault="00B017F6">
            <w:r>
              <w:t>0</w:t>
            </w:r>
          </w:p>
        </w:tc>
      </w:tr>
      <w:tr w:rsidR="007641BC" w14:paraId="37EABEA8" w14:textId="77777777">
        <w:tc>
          <w:tcPr>
            <w:tcW w:w="4680" w:type="dxa"/>
            <w:tcMar>
              <w:top w:w="120" w:type="dxa"/>
              <w:left w:w="120" w:type="dxa"/>
              <w:bottom w:w="120" w:type="dxa"/>
              <w:right w:w="120" w:type="dxa"/>
            </w:tcMar>
          </w:tcPr>
          <w:p w14:paraId="355C1B95" w14:textId="77777777" w:rsidR="007641BC" w:rsidRDefault="00B017F6">
            <w:r>
              <w:lastRenderedPageBreak/>
              <w:t>YARN (MR2 Included)</w:t>
            </w:r>
          </w:p>
        </w:tc>
        <w:tc>
          <w:tcPr>
            <w:tcW w:w="4680" w:type="dxa"/>
            <w:tcMar>
              <w:top w:w="100" w:type="dxa"/>
              <w:left w:w="100" w:type="dxa"/>
              <w:bottom w:w="100" w:type="dxa"/>
              <w:right w:w="100" w:type="dxa"/>
            </w:tcMar>
          </w:tcPr>
          <w:p w14:paraId="299AEFB5" w14:textId="77777777" w:rsidR="007641BC" w:rsidRDefault="00B017F6">
            <w:r>
              <w:t>60</w:t>
            </w:r>
          </w:p>
        </w:tc>
      </w:tr>
    </w:tbl>
    <w:p w14:paraId="43A10CF2" w14:textId="77777777" w:rsidR="007641BC" w:rsidRDefault="007641BC"/>
    <w:p w14:paraId="147A788F" w14:textId="168DD3A6" w:rsidR="007641BC" w:rsidRDefault="00CF49F4" w:rsidP="00CF49F4">
      <w:pPr>
        <w:pStyle w:val="Ttulo3"/>
        <w:numPr>
          <w:ilvl w:val="2"/>
          <w:numId w:val="9"/>
        </w:numPr>
      </w:pPr>
      <w:bookmarkStart w:id="46" w:name="_Toc482897533"/>
      <w:r>
        <w:t>D</w:t>
      </w:r>
      <w:r w:rsidR="00B017F6">
        <w:t>ynamic Resource Pools</w:t>
      </w:r>
      <w:bookmarkEnd w:id="46"/>
    </w:p>
    <w:p w14:paraId="396FB4DB" w14:textId="77777777" w:rsidR="007641BC" w:rsidRDefault="00B017F6">
      <w:r>
        <w:t xml:space="preserve">YARN and Impala Static Service Pools can each have sub-pools, that can provide different </w:t>
      </w:r>
      <w:proofErr w:type="gramStart"/>
      <w:r>
        <w:t>amount</w:t>
      </w:r>
      <w:proofErr w:type="gramEnd"/>
      <w:r>
        <w:t xml:space="preserve"> of limits, and can be configured to allow only a certain set of users and groups to access the pool.</w:t>
      </w:r>
    </w:p>
    <w:p w14:paraId="0D7A0429" w14:textId="77777777" w:rsidR="007641BC" w:rsidRDefault="00B017F6">
      <w:pPr>
        <w:pStyle w:val="Ttulo4"/>
      </w:pPr>
      <w:r>
        <w:t>YARN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641BC" w14:paraId="0AAEB9A0" w14:textId="77777777">
        <w:tc>
          <w:tcPr>
            <w:tcW w:w="3120" w:type="dxa"/>
            <w:tcMar>
              <w:top w:w="100" w:type="dxa"/>
              <w:left w:w="100" w:type="dxa"/>
              <w:bottom w:w="100" w:type="dxa"/>
              <w:right w:w="100" w:type="dxa"/>
            </w:tcMar>
          </w:tcPr>
          <w:p w14:paraId="1CFE6121" w14:textId="77777777" w:rsidR="007641BC" w:rsidRDefault="00B017F6">
            <w:pPr>
              <w:widowControl w:val="0"/>
            </w:pPr>
            <w:r>
              <w:t>Resource Pool</w:t>
            </w:r>
          </w:p>
        </w:tc>
        <w:tc>
          <w:tcPr>
            <w:tcW w:w="3120" w:type="dxa"/>
            <w:tcMar>
              <w:top w:w="100" w:type="dxa"/>
              <w:left w:w="100" w:type="dxa"/>
              <w:bottom w:w="100" w:type="dxa"/>
              <w:right w:w="100" w:type="dxa"/>
            </w:tcMar>
          </w:tcPr>
          <w:p w14:paraId="65E0E65C" w14:textId="77777777" w:rsidR="007641BC" w:rsidRDefault="00B017F6">
            <w:pPr>
              <w:widowControl w:val="0"/>
            </w:pPr>
            <w:r>
              <w:t>Weight</w:t>
            </w:r>
          </w:p>
        </w:tc>
        <w:tc>
          <w:tcPr>
            <w:tcW w:w="3120" w:type="dxa"/>
            <w:tcMar>
              <w:top w:w="100" w:type="dxa"/>
              <w:left w:w="100" w:type="dxa"/>
              <w:bottom w:w="100" w:type="dxa"/>
              <w:right w:w="100" w:type="dxa"/>
            </w:tcMar>
          </w:tcPr>
          <w:p w14:paraId="7FF23A2C" w14:textId="77777777" w:rsidR="007641BC" w:rsidRDefault="00B017F6">
            <w:pPr>
              <w:widowControl w:val="0"/>
            </w:pPr>
            <w:r>
              <w:t>Scheduling Policy</w:t>
            </w:r>
          </w:p>
        </w:tc>
      </w:tr>
      <w:tr w:rsidR="007641BC" w14:paraId="56202E1A" w14:textId="77777777">
        <w:tc>
          <w:tcPr>
            <w:tcW w:w="3120" w:type="dxa"/>
            <w:tcMar>
              <w:top w:w="100" w:type="dxa"/>
              <w:left w:w="100" w:type="dxa"/>
              <w:bottom w:w="100" w:type="dxa"/>
              <w:right w:w="100" w:type="dxa"/>
            </w:tcMar>
          </w:tcPr>
          <w:p w14:paraId="6C13EA8A" w14:textId="77777777" w:rsidR="007641BC" w:rsidRDefault="00B017F6">
            <w:pPr>
              <w:widowControl w:val="0"/>
            </w:pPr>
            <w:r>
              <w:t>default</w:t>
            </w:r>
          </w:p>
        </w:tc>
        <w:tc>
          <w:tcPr>
            <w:tcW w:w="3120" w:type="dxa"/>
            <w:tcMar>
              <w:top w:w="100" w:type="dxa"/>
              <w:left w:w="100" w:type="dxa"/>
              <w:bottom w:w="100" w:type="dxa"/>
              <w:right w:w="100" w:type="dxa"/>
            </w:tcMar>
          </w:tcPr>
          <w:p w14:paraId="5319B1E8" w14:textId="77777777" w:rsidR="007641BC" w:rsidRDefault="00B017F6">
            <w:pPr>
              <w:widowControl w:val="0"/>
            </w:pPr>
            <w:r>
              <w:t>1</w:t>
            </w:r>
          </w:p>
        </w:tc>
        <w:tc>
          <w:tcPr>
            <w:tcW w:w="3120" w:type="dxa"/>
            <w:tcMar>
              <w:top w:w="100" w:type="dxa"/>
              <w:left w:w="100" w:type="dxa"/>
              <w:bottom w:w="100" w:type="dxa"/>
              <w:right w:w="100" w:type="dxa"/>
            </w:tcMar>
          </w:tcPr>
          <w:p w14:paraId="1BCB0233" w14:textId="77777777" w:rsidR="007641BC" w:rsidRDefault="00B017F6">
            <w:pPr>
              <w:widowControl w:val="0"/>
            </w:pPr>
            <w:r>
              <w:t>Dominant Resource Fairness (recommended)</w:t>
            </w:r>
          </w:p>
        </w:tc>
      </w:tr>
      <w:tr w:rsidR="007641BC" w14:paraId="65FCE3E3" w14:textId="77777777">
        <w:tc>
          <w:tcPr>
            <w:tcW w:w="3120" w:type="dxa"/>
            <w:tcMar>
              <w:top w:w="100" w:type="dxa"/>
              <w:left w:w="100" w:type="dxa"/>
              <w:bottom w:w="100" w:type="dxa"/>
              <w:right w:w="100" w:type="dxa"/>
            </w:tcMar>
          </w:tcPr>
          <w:p w14:paraId="2B95718A" w14:textId="77777777" w:rsidR="007641BC" w:rsidRDefault="00B017F6">
            <w:pPr>
              <w:widowControl w:val="0"/>
            </w:pPr>
            <w:r>
              <w:t>users</w:t>
            </w:r>
          </w:p>
        </w:tc>
        <w:tc>
          <w:tcPr>
            <w:tcW w:w="3120" w:type="dxa"/>
            <w:tcMar>
              <w:top w:w="100" w:type="dxa"/>
              <w:left w:w="100" w:type="dxa"/>
              <w:bottom w:w="100" w:type="dxa"/>
              <w:right w:w="100" w:type="dxa"/>
            </w:tcMar>
          </w:tcPr>
          <w:p w14:paraId="1F3189A9" w14:textId="77777777" w:rsidR="007641BC" w:rsidRDefault="00B017F6">
            <w:pPr>
              <w:widowControl w:val="0"/>
            </w:pPr>
            <w:r>
              <w:t>1</w:t>
            </w:r>
          </w:p>
        </w:tc>
        <w:tc>
          <w:tcPr>
            <w:tcW w:w="3120" w:type="dxa"/>
            <w:tcMar>
              <w:top w:w="100" w:type="dxa"/>
              <w:left w:w="100" w:type="dxa"/>
              <w:bottom w:w="100" w:type="dxa"/>
              <w:right w:w="100" w:type="dxa"/>
            </w:tcMar>
          </w:tcPr>
          <w:p w14:paraId="4A7AD9A8" w14:textId="77777777" w:rsidR="007641BC" w:rsidRDefault="007641BC">
            <w:pPr>
              <w:widowControl w:val="0"/>
            </w:pPr>
          </w:p>
        </w:tc>
      </w:tr>
      <w:tr w:rsidR="007641BC" w14:paraId="38D48D3D" w14:textId="77777777">
        <w:tc>
          <w:tcPr>
            <w:tcW w:w="3120" w:type="dxa"/>
            <w:tcMar>
              <w:top w:w="100" w:type="dxa"/>
              <w:left w:w="100" w:type="dxa"/>
              <w:bottom w:w="100" w:type="dxa"/>
              <w:right w:w="100" w:type="dxa"/>
            </w:tcMar>
          </w:tcPr>
          <w:p w14:paraId="31BF5DD9" w14:textId="77777777" w:rsidR="007641BC" w:rsidRDefault="00B017F6">
            <w:pPr>
              <w:widowControl w:val="0"/>
            </w:pPr>
            <w:r>
              <w:t>tenant1</w:t>
            </w:r>
          </w:p>
        </w:tc>
        <w:tc>
          <w:tcPr>
            <w:tcW w:w="3120" w:type="dxa"/>
            <w:tcMar>
              <w:top w:w="100" w:type="dxa"/>
              <w:left w:w="100" w:type="dxa"/>
              <w:bottom w:w="100" w:type="dxa"/>
              <w:right w:w="100" w:type="dxa"/>
            </w:tcMar>
          </w:tcPr>
          <w:p w14:paraId="15801444" w14:textId="77777777" w:rsidR="007641BC" w:rsidRDefault="00B017F6">
            <w:pPr>
              <w:widowControl w:val="0"/>
            </w:pPr>
            <w:r>
              <w:t>5</w:t>
            </w:r>
          </w:p>
        </w:tc>
        <w:tc>
          <w:tcPr>
            <w:tcW w:w="3120" w:type="dxa"/>
            <w:tcMar>
              <w:top w:w="100" w:type="dxa"/>
              <w:left w:w="100" w:type="dxa"/>
              <w:bottom w:w="100" w:type="dxa"/>
              <w:right w:w="100" w:type="dxa"/>
            </w:tcMar>
          </w:tcPr>
          <w:p w14:paraId="6D9644A6" w14:textId="77777777" w:rsidR="007641BC" w:rsidRDefault="007641BC">
            <w:pPr>
              <w:widowControl w:val="0"/>
            </w:pPr>
          </w:p>
        </w:tc>
      </w:tr>
      <w:tr w:rsidR="007641BC" w14:paraId="1288E086" w14:textId="77777777">
        <w:tc>
          <w:tcPr>
            <w:tcW w:w="3120" w:type="dxa"/>
            <w:tcMar>
              <w:top w:w="100" w:type="dxa"/>
              <w:left w:w="100" w:type="dxa"/>
              <w:bottom w:w="100" w:type="dxa"/>
              <w:right w:w="100" w:type="dxa"/>
            </w:tcMar>
          </w:tcPr>
          <w:p w14:paraId="4D3B3D98" w14:textId="77777777" w:rsidR="007641BC" w:rsidRDefault="00B017F6">
            <w:pPr>
              <w:widowControl w:val="0"/>
            </w:pPr>
            <w:r>
              <w:t>tenant 2</w:t>
            </w:r>
          </w:p>
        </w:tc>
        <w:tc>
          <w:tcPr>
            <w:tcW w:w="3120" w:type="dxa"/>
            <w:tcMar>
              <w:top w:w="100" w:type="dxa"/>
              <w:left w:w="100" w:type="dxa"/>
              <w:bottom w:w="100" w:type="dxa"/>
              <w:right w:w="100" w:type="dxa"/>
            </w:tcMar>
          </w:tcPr>
          <w:p w14:paraId="74B6C14A" w14:textId="77777777" w:rsidR="007641BC" w:rsidRDefault="00B017F6">
            <w:pPr>
              <w:widowControl w:val="0"/>
            </w:pPr>
            <w:r>
              <w:t>5</w:t>
            </w:r>
          </w:p>
        </w:tc>
        <w:tc>
          <w:tcPr>
            <w:tcW w:w="3120" w:type="dxa"/>
            <w:tcMar>
              <w:top w:w="100" w:type="dxa"/>
              <w:left w:w="100" w:type="dxa"/>
              <w:bottom w:w="100" w:type="dxa"/>
              <w:right w:w="100" w:type="dxa"/>
            </w:tcMar>
          </w:tcPr>
          <w:p w14:paraId="22222241" w14:textId="77777777" w:rsidR="007641BC" w:rsidRDefault="007641BC">
            <w:pPr>
              <w:widowControl w:val="0"/>
            </w:pPr>
          </w:p>
        </w:tc>
      </w:tr>
    </w:tbl>
    <w:p w14:paraId="281A1E0B" w14:textId="77777777" w:rsidR="007641BC" w:rsidRDefault="007641BC"/>
    <w:p w14:paraId="0CFF49AA" w14:textId="77777777" w:rsidR="007641BC" w:rsidRDefault="00B017F6">
      <w:pPr>
        <w:pStyle w:val="Ttulo4"/>
      </w:pPr>
      <w:r>
        <w:t>Impala Admission Control</w:t>
      </w:r>
    </w:p>
    <w:p w14:paraId="38B9C50B" w14:textId="77777777" w:rsidR="007641BC" w:rsidRDefault="00B017F6">
      <w:r>
        <w:t>Queues and resource allocation</w:t>
      </w:r>
    </w:p>
    <w:p w14:paraId="49C8F902" w14:textId="77777777" w:rsidR="007641BC" w:rsidRDefault="00B017F6">
      <w:r>
        <w:t xml:space="preserve"> </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641BC" w14:paraId="1D35A038" w14:textId="77777777">
        <w:tc>
          <w:tcPr>
            <w:tcW w:w="3120" w:type="dxa"/>
            <w:tcMar>
              <w:top w:w="100" w:type="dxa"/>
              <w:left w:w="100" w:type="dxa"/>
              <w:bottom w:w="100" w:type="dxa"/>
              <w:right w:w="100" w:type="dxa"/>
            </w:tcMar>
          </w:tcPr>
          <w:p w14:paraId="3E059C8A" w14:textId="77777777" w:rsidR="007641BC" w:rsidRDefault="00B017F6">
            <w:pPr>
              <w:widowControl w:val="0"/>
            </w:pPr>
            <w:r>
              <w:t>Resource Pool</w:t>
            </w:r>
          </w:p>
        </w:tc>
        <w:tc>
          <w:tcPr>
            <w:tcW w:w="3120" w:type="dxa"/>
            <w:tcMar>
              <w:top w:w="100" w:type="dxa"/>
              <w:left w:w="100" w:type="dxa"/>
              <w:bottom w:w="100" w:type="dxa"/>
              <w:right w:w="100" w:type="dxa"/>
            </w:tcMar>
          </w:tcPr>
          <w:p w14:paraId="785339AA" w14:textId="77777777" w:rsidR="007641BC" w:rsidRDefault="00B017F6">
            <w:pPr>
              <w:widowControl w:val="0"/>
            </w:pPr>
            <w:r>
              <w:t>Max memory</w:t>
            </w:r>
          </w:p>
        </w:tc>
        <w:tc>
          <w:tcPr>
            <w:tcW w:w="3120" w:type="dxa"/>
            <w:tcMar>
              <w:top w:w="100" w:type="dxa"/>
              <w:left w:w="100" w:type="dxa"/>
              <w:bottom w:w="100" w:type="dxa"/>
              <w:right w:w="100" w:type="dxa"/>
            </w:tcMar>
          </w:tcPr>
          <w:p w14:paraId="2BD81F4D" w14:textId="77777777" w:rsidR="007641BC" w:rsidRDefault="00B017F6">
            <w:pPr>
              <w:widowControl w:val="0"/>
            </w:pPr>
            <w:r>
              <w:t>Max memory per query</w:t>
            </w:r>
          </w:p>
        </w:tc>
      </w:tr>
      <w:tr w:rsidR="007641BC" w14:paraId="09F5260B" w14:textId="77777777">
        <w:tc>
          <w:tcPr>
            <w:tcW w:w="3120" w:type="dxa"/>
            <w:tcMar>
              <w:top w:w="100" w:type="dxa"/>
              <w:left w:w="100" w:type="dxa"/>
              <w:bottom w:w="100" w:type="dxa"/>
              <w:right w:w="100" w:type="dxa"/>
            </w:tcMar>
          </w:tcPr>
          <w:p w14:paraId="2D50569E" w14:textId="77777777" w:rsidR="007641BC" w:rsidRDefault="00B017F6">
            <w:pPr>
              <w:widowControl w:val="0"/>
            </w:pPr>
            <w:r>
              <w:t>default</w:t>
            </w:r>
          </w:p>
        </w:tc>
        <w:tc>
          <w:tcPr>
            <w:tcW w:w="3120" w:type="dxa"/>
            <w:tcMar>
              <w:top w:w="100" w:type="dxa"/>
              <w:left w:w="100" w:type="dxa"/>
              <w:bottom w:w="100" w:type="dxa"/>
              <w:right w:w="100" w:type="dxa"/>
            </w:tcMar>
          </w:tcPr>
          <w:p w14:paraId="7E17AFCE" w14:textId="77777777" w:rsidR="007641BC" w:rsidRDefault="00B017F6">
            <w:pPr>
              <w:widowControl w:val="0"/>
            </w:pPr>
            <w:r>
              <w:t>10 GB</w:t>
            </w:r>
          </w:p>
        </w:tc>
        <w:tc>
          <w:tcPr>
            <w:tcW w:w="3120" w:type="dxa"/>
            <w:tcMar>
              <w:top w:w="100" w:type="dxa"/>
              <w:left w:w="100" w:type="dxa"/>
              <w:bottom w:w="100" w:type="dxa"/>
              <w:right w:w="100" w:type="dxa"/>
            </w:tcMar>
          </w:tcPr>
          <w:p w14:paraId="6DC06BD1" w14:textId="77777777" w:rsidR="007641BC" w:rsidRDefault="00B017F6">
            <w:pPr>
              <w:widowControl w:val="0"/>
            </w:pPr>
            <w:r>
              <w:t>5 GB</w:t>
            </w:r>
          </w:p>
        </w:tc>
      </w:tr>
      <w:tr w:rsidR="007641BC" w14:paraId="63357F3B" w14:textId="77777777">
        <w:tc>
          <w:tcPr>
            <w:tcW w:w="3120" w:type="dxa"/>
            <w:tcMar>
              <w:top w:w="100" w:type="dxa"/>
              <w:left w:w="100" w:type="dxa"/>
              <w:bottom w:w="100" w:type="dxa"/>
              <w:right w:w="100" w:type="dxa"/>
            </w:tcMar>
          </w:tcPr>
          <w:p w14:paraId="1CC123E1" w14:textId="77777777" w:rsidR="007641BC" w:rsidRDefault="00B017F6">
            <w:pPr>
              <w:widowControl w:val="0"/>
            </w:pPr>
            <w:r>
              <w:t>tenant1</w:t>
            </w:r>
          </w:p>
        </w:tc>
        <w:tc>
          <w:tcPr>
            <w:tcW w:w="3120" w:type="dxa"/>
            <w:tcMar>
              <w:top w:w="100" w:type="dxa"/>
              <w:left w:w="100" w:type="dxa"/>
              <w:bottom w:w="100" w:type="dxa"/>
              <w:right w:w="100" w:type="dxa"/>
            </w:tcMar>
          </w:tcPr>
          <w:p w14:paraId="388A24D6" w14:textId="77777777" w:rsidR="007641BC" w:rsidRDefault="00B017F6">
            <w:pPr>
              <w:widowControl w:val="0"/>
            </w:pPr>
            <w:r>
              <w:t>50 GB</w:t>
            </w:r>
          </w:p>
        </w:tc>
        <w:tc>
          <w:tcPr>
            <w:tcW w:w="3120" w:type="dxa"/>
            <w:tcMar>
              <w:top w:w="100" w:type="dxa"/>
              <w:left w:w="100" w:type="dxa"/>
              <w:bottom w:w="100" w:type="dxa"/>
              <w:right w:w="100" w:type="dxa"/>
            </w:tcMar>
          </w:tcPr>
          <w:p w14:paraId="26B40521" w14:textId="77777777" w:rsidR="007641BC" w:rsidRDefault="00B017F6">
            <w:pPr>
              <w:widowControl w:val="0"/>
            </w:pPr>
            <w:r>
              <w:t>10 GB</w:t>
            </w:r>
          </w:p>
        </w:tc>
      </w:tr>
    </w:tbl>
    <w:p w14:paraId="165ED5C6" w14:textId="77777777" w:rsidR="007641BC" w:rsidRDefault="007641BC"/>
    <w:p w14:paraId="4F3BD084" w14:textId="4F26B9F5" w:rsidR="007641BC" w:rsidRDefault="00B017F6" w:rsidP="00CF49F4">
      <w:pPr>
        <w:pStyle w:val="Ttulo1"/>
        <w:numPr>
          <w:ilvl w:val="0"/>
          <w:numId w:val="9"/>
        </w:numPr>
      </w:pPr>
      <w:bookmarkStart w:id="47" w:name="_Toc482897534"/>
      <w:r>
        <w:t>Security</w:t>
      </w:r>
      <w:bookmarkEnd w:id="47"/>
    </w:p>
    <w:p w14:paraId="44BB2BA6" w14:textId="7BBBBB9B" w:rsidR="007641BC" w:rsidRDefault="00B017F6" w:rsidP="00CF49F4">
      <w:pPr>
        <w:pStyle w:val="Ttulo2"/>
        <w:numPr>
          <w:ilvl w:val="1"/>
          <w:numId w:val="9"/>
        </w:numPr>
      </w:pPr>
      <w:bookmarkStart w:id="48" w:name="_Toc482897535"/>
      <w:r>
        <w:t>Secure Access / Firewalls</w:t>
      </w:r>
      <w:bookmarkEnd w:id="48"/>
    </w:p>
    <w:p w14:paraId="5B865505" w14:textId="77777777" w:rsidR="007641BC" w:rsidRDefault="00B017F6">
      <w:r>
        <w:t>Hadoop Web interfaces that need to be accessible externally:</w:t>
      </w:r>
    </w:p>
    <w:p w14:paraId="4B78993A" w14:textId="77777777" w:rsidR="007641BC" w:rsidRDefault="007641BC"/>
    <w:p w14:paraId="6C9B1BF0" w14:textId="77777777" w:rsidR="007641BC" w:rsidRDefault="00B017F6">
      <w:pPr>
        <w:numPr>
          <w:ilvl w:val="0"/>
          <w:numId w:val="3"/>
        </w:numPr>
        <w:ind w:hanging="360"/>
        <w:contextualSpacing/>
      </w:pPr>
      <w:r>
        <w:t>Cloudera Manager</w:t>
      </w:r>
    </w:p>
    <w:p w14:paraId="158BA62C" w14:textId="77777777" w:rsidR="007641BC" w:rsidRDefault="00B017F6">
      <w:pPr>
        <w:numPr>
          <w:ilvl w:val="0"/>
          <w:numId w:val="3"/>
        </w:numPr>
        <w:ind w:hanging="360"/>
        <w:contextualSpacing/>
      </w:pPr>
      <w:r>
        <w:t>Cloudera Navigator</w:t>
      </w:r>
    </w:p>
    <w:p w14:paraId="2972B3B0" w14:textId="77777777" w:rsidR="007641BC" w:rsidRDefault="00B017F6">
      <w:pPr>
        <w:numPr>
          <w:ilvl w:val="0"/>
          <w:numId w:val="3"/>
        </w:numPr>
        <w:ind w:hanging="360"/>
        <w:contextualSpacing/>
      </w:pPr>
      <w:r>
        <w:t>Bedrock</w:t>
      </w:r>
    </w:p>
    <w:p w14:paraId="30642847" w14:textId="77777777" w:rsidR="007641BC" w:rsidRDefault="00B017F6">
      <w:pPr>
        <w:numPr>
          <w:ilvl w:val="0"/>
          <w:numId w:val="3"/>
        </w:numPr>
        <w:ind w:hanging="360"/>
        <w:contextualSpacing/>
      </w:pPr>
      <w:proofErr w:type="spellStart"/>
      <w:r>
        <w:t>Namenode</w:t>
      </w:r>
      <w:proofErr w:type="spellEnd"/>
      <w:r>
        <w:t xml:space="preserve"> </w:t>
      </w:r>
    </w:p>
    <w:p w14:paraId="0D69EE42" w14:textId="77777777" w:rsidR="007641BC" w:rsidRDefault="00B017F6">
      <w:pPr>
        <w:numPr>
          <w:ilvl w:val="0"/>
          <w:numId w:val="3"/>
        </w:numPr>
        <w:ind w:hanging="360"/>
        <w:contextualSpacing/>
      </w:pPr>
      <w:r>
        <w:t>Resource Manager</w:t>
      </w:r>
    </w:p>
    <w:p w14:paraId="33E611E0" w14:textId="77777777" w:rsidR="007641BC" w:rsidRDefault="00B017F6">
      <w:pPr>
        <w:numPr>
          <w:ilvl w:val="0"/>
          <w:numId w:val="3"/>
        </w:numPr>
        <w:ind w:hanging="360"/>
        <w:contextualSpacing/>
      </w:pPr>
      <w:r>
        <w:t>Job History</w:t>
      </w:r>
    </w:p>
    <w:p w14:paraId="1C48852F" w14:textId="77777777" w:rsidR="007641BC" w:rsidRDefault="00B017F6">
      <w:pPr>
        <w:numPr>
          <w:ilvl w:val="0"/>
          <w:numId w:val="3"/>
        </w:numPr>
        <w:ind w:hanging="360"/>
        <w:contextualSpacing/>
      </w:pPr>
      <w:r>
        <w:t>Application Master</w:t>
      </w:r>
    </w:p>
    <w:p w14:paraId="252A2881" w14:textId="77777777" w:rsidR="007641BC" w:rsidRDefault="00B017F6">
      <w:pPr>
        <w:numPr>
          <w:ilvl w:val="0"/>
          <w:numId w:val="3"/>
        </w:numPr>
        <w:ind w:hanging="360"/>
        <w:contextualSpacing/>
      </w:pPr>
      <w:r>
        <w:t>Hue</w:t>
      </w:r>
    </w:p>
    <w:p w14:paraId="5D609AD4" w14:textId="77777777" w:rsidR="007641BC" w:rsidRDefault="00B017F6">
      <w:pPr>
        <w:numPr>
          <w:ilvl w:val="0"/>
          <w:numId w:val="3"/>
        </w:numPr>
        <w:ind w:hanging="360"/>
        <w:contextualSpacing/>
      </w:pPr>
      <w:r>
        <w:t>Spark History</w:t>
      </w:r>
    </w:p>
    <w:p w14:paraId="5E20992C" w14:textId="77777777" w:rsidR="007641BC" w:rsidRDefault="00B017F6">
      <w:pPr>
        <w:numPr>
          <w:ilvl w:val="0"/>
          <w:numId w:val="3"/>
        </w:numPr>
        <w:ind w:hanging="360"/>
        <w:contextualSpacing/>
      </w:pPr>
      <w:proofErr w:type="spellStart"/>
      <w:r>
        <w:t>Oozie</w:t>
      </w:r>
      <w:proofErr w:type="spellEnd"/>
      <w:r>
        <w:t xml:space="preserve"> Workflow Manager </w:t>
      </w:r>
    </w:p>
    <w:p w14:paraId="23A104E1" w14:textId="77777777" w:rsidR="007641BC" w:rsidRDefault="007641BC"/>
    <w:p w14:paraId="7344E1AF" w14:textId="77777777" w:rsidR="007641BC" w:rsidRDefault="00B017F6">
      <w:r>
        <w:t>Other communication channels required</w:t>
      </w:r>
    </w:p>
    <w:p w14:paraId="3492EE63" w14:textId="77777777" w:rsidR="007641BC" w:rsidRDefault="00B017F6">
      <w:pPr>
        <w:numPr>
          <w:ilvl w:val="0"/>
          <w:numId w:val="4"/>
        </w:numPr>
        <w:ind w:hanging="360"/>
        <w:contextualSpacing/>
      </w:pPr>
      <w:r>
        <w:t>SSH</w:t>
      </w:r>
    </w:p>
    <w:p w14:paraId="03D01087" w14:textId="77777777" w:rsidR="007641BC" w:rsidRDefault="00B017F6">
      <w:pPr>
        <w:numPr>
          <w:ilvl w:val="0"/>
          <w:numId w:val="4"/>
        </w:numPr>
        <w:ind w:hanging="360"/>
        <w:contextualSpacing/>
      </w:pPr>
      <w:r>
        <w:t>AD</w:t>
      </w:r>
    </w:p>
    <w:p w14:paraId="6016C63C" w14:textId="77777777" w:rsidR="007641BC" w:rsidRDefault="00B017F6">
      <w:pPr>
        <w:numPr>
          <w:ilvl w:val="0"/>
          <w:numId w:val="4"/>
        </w:numPr>
        <w:ind w:hanging="360"/>
        <w:contextualSpacing/>
      </w:pPr>
      <w:r>
        <w:t>NTP</w:t>
      </w:r>
    </w:p>
    <w:p w14:paraId="64BFD8AA" w14:textId="77777777" w:rsidR="007641BC" w:rsidRDefault="00B017F6">
      <w:pPr>
        <w:numPr>
          <w:ilvl w:val="0"/>
          <w:numId w:val="4"/>
        </w:numPr>
        <w:ind w:hanging="360"/>
        <w:contextualSpacing/>
      </w:pPr>
      <w:r>
        <w:t>Kerberos</w:t>
      </w:r>
    </w:p>
    <w:p w14:paraId="2EE7EF0A" w14:textId="77777777" w:rsidR="007641BC" w:rsidRDefault="00B017F6">
      <w:pPr>
        <w:numPr>
          <w:ilvl w:val="0"/>
          <w:numId w:val="4"/>
        </w:numPr>
        <w:ind w:hanging="360"/>
        <w:contextualSpacing/>
      </w:pPr>
      <w:r>
        <w:t>Data source systems</w:t>
      </w:r>
    </w:p>
    <w:p w14:paraId="12CA2116" w14:textId="77777777" w:rsidR="007641BC" w:rsidRDefault="007641BC"/>
    <w:p w14:paraId="6F640349" w14:textId="1A9360C1" w:rsidR="007641BC" w:rsidRDefault="00B017F6" w:rsidP="00CF49F4">
      <w:pPr>
        <w:pStyle w:val="Ttulo2"/>
        <w:numPr>
          <w:ilvl w:val="1"/>
          <w:numId w:val="9"/>
        </w:numPr>
      </w:pPr>
      <w:bookmarkStart w:id="49" w:name="_Toc482897536"/>
      <w:r>
        <w:t>Authentication</w:t>
      </w:r>
      <w:bookmarkEnd w:id="49"/>
    </w:p>
    <w:p w14:paraId="6ADEED7F" w14:textId="28CE65E3" w:rsidR="007641BC" w:rsidRDefault="00B017F6" w:rsidP="00CF49F4">
      <w:pPr>
        <w:pStyle w:val="Ttulo3"/>
        <w:numPr>
          <w:ilvl w:val="2"/>
          <w:numId w:val="9"/>
        </w:numPr>
      </w:pPr>
      <w:bookmarkStart w:id="50" w:name="_Toc482897537"/>
      <w:r>
        <w:t>Users and Actors</w:t>
      </w:r>
      <w:bookmarkEnd w:id="50"/>
    </w:p>
    <w:p w14:paraId="054A0339" w14:textId="77777777" w:rsidR="007641BC" w:rsidRDefault="00B017F6">
      <w:r>
        <w:t>TBD: Define user categories and roles</w:t>
      </w:r>
    </w:p>
    <w:p w14:paraId="036A4C58" w14:textId="77777777" w:rsidR="007641BC" w:rsidRDefault="00B017F6" w:rsidP="00CF49F4">
      <w:pPr>
        <w:pStyle w:val="Ttulo3"/>
        <w:numPr>
          <w:ilvl w:val="2"/>
          <w:numId w:val="9"/>
        </w:numPr>
      </w:pPr>
      <w:bookmarkStart w:id="51" w:name="_Toc482897538"/>
      <w:r>
        <w:t>Server Access</w:t>
      </w:r>
      <w:bookmarkEnd w:id="51"/>
    </w:p>
    <w:p w14:paraId="1FFF8D02" w14:textId="77777777" w:rsidR="007641BC" w:rsidRDefault="00B017F6">
      <w:r>
        <w:t xml:space="preserve">TBD: </w:t>
      </w:r>
      <w:proofErr w:type="spellStart"/>
      <w:r>
        <w:t>Ssh</w:t>
      </w:r>
      <w:proofErr w:type="spellEnd"/>
      <w:r>
        <w:t>/</w:t>
      </w:r>
      <w:proofErr w:type="spellStart"/>
      <w:r>
        <w:t>vnc</w:t>
      </w:r>
      <w:proofErr w:type="spellEnd"/>
      <w:r>
        <w:t xml:space="preserve"> solution; </w:t>
      </w:r>
      <w:proofErr w:type="spellStart"/>
      <w:r>
        <w:t>centrify</w:t>
      </w:r>
      <w:proofErr w:type="spellEnd"/>
      <w:r>
        <w:t>/</w:t>
      </w:r>
      <w:proofErr w:type="spellStart"/>
      <w:r>
        <w:t>sssd</w:t>
      </w:r>
      <w:proofErr w:type="spellEnd"/>
    </w:p>
    <w:p w14:paraId="29D152AE" w14:textId="77777777" w:rsidR="007641BC" w:rsidRDefault="00B017F6" w:rsidP="00CF49F4">
      <w:pPr>
        <w:pStyle w:val="Ttulo3"/>
        <w:numPr>
          <w:ilvl w:val="2"/>
          <w:numId w:val="9"/>
        </w:numPr>
      </w:pPr>
      <w:bookmarkStart w:id="52" w:name="_Toc482897539"/>
      <w:r>
        <w:t>Web Interfaces</w:t>
      </w:r>
      <w:bookmarkEnd w:id="52"/>
    </w:p>
    <w:p w14:paraId="49A67D87" w14:textId="476A8442" w:rsidR="007641BC" w:rsidRDefault="00B017F6">
      <w:r>
        <w:t>Web interfaces like Cloudera Manager, Cloudera Navigator, Hue and Bedrock will be integrated to an LDAP server. Users can login to these services using their enterprise account credentials</w:t>
      </w:r>
    </w:p>
    <w:p w14:paraId="132A7E8F" w14:textId="0AE2396D" w:rsidR="007641BC" w:rsidRPr="00CF49F4" w:rsidRDefault="00CF49F4" w:rsidP="00CF49F4">
      <w:pPr>
        <w:pStyle w:val="Ttulo2"/>
        <w:numPr>
          <w:ilvl w:val="1"/>
          <w:numId w:val="9"/>
        </w:numPr>
      </w:pPr>
      <w:bookmarkStart w:id="53" w:name="_Toc482897540"/>
      <w:r w:rsidRPr="00CF49F4">
        <w:rPr>
          <w:sz w:val="26"/>
          <w:szCs w:val="26"/>
        </w:rPr>
        <w:t>Kerberos</w:t>
      </w:r>
      <w:bookmarkEnd w:id="53"/>
    </w:p>
    <w:p w14:paraId="77929499" w14:textId="1D5726C2" w:rsidR="007641BC" w:rsidRDefault="00B017F6">
      <w:r>
        <w:t>Hadoop services will be configured with Kerberos which is a strong authentication mechanism and is the only authentication process supported by all CDH services</w:t>
      </w:r>
    </w:p>
    <w:p w14:paraId="4D5BB142" w14:textId="3376B1ED" w:rsidR="007641BC" w:rsidRDefault="00B017F6" w:rsidP="00CF49F4">
      <w:pPr>
        <w:pStyle w:val="Ttulo2"/>
        <w:numPr>
          <w:ilvl w:val="1"/>
          <w:numId w:val="9"/>
        </w:numPr>
      </w:pPr>
      <w:bookmarkStart w:id="54" w:name="_Toc482897541"/>
      <w:r>
        <w:t>Authorization</w:t>
      </w:r>
      <w:bookmarkEnd w:id="54"/>
    </w:p>
    <w:p w14:paraId="51AC1E99" w14:textId="456816E8" w:rsidR="007641BC" w:rsidRDefault="00B017F6" w:rsidP="005B74E7">
      <w:pPr>
        <w:pStyle w:val="Ttulo3"/>
        <w:numPr>
          <w:ilvl w:val="2"/>
          <w:numId w:val="9"/>
        </w:numPr>
      </w:pPr>
      <w:bookmarkStart w:id="55" w:name="_Toc482897542"/>
      <w:r>
        <w:t>HDFS ACLs</w:t>
      </w:r>
      <w:bookmarkEnd w:id="55"/>
    </w:p>
    <w:p w14:paraId="531EA374" w14:textId="4AC651B1" w:rsidR="007641BC" w:rsidRDefault="00B017F6" w:rsidP="005B74E7">
      <w:pPr>
        <w:pStyle w:val="Ttulo3"/>
        <w:numPr>
          <w:ilvl w:val="2"/>
          <w:numId w:val="9"/>
        </w:numPr>
      </w:pPr>
      <w:bookmarkStart w:id="56" w:name="_Toc482897543"/>
      <w:r>
        <w:t>Linux Filesystem ACLs</w:t>
      </w:r>
      <w:bookmarkEnd w:id="56"/>
    </w:p>
    <w:p w14:paraId="59718B1B" w14:textId="77777777" w:rsidR="007641BC" w:rsidRDefault="00B017F6">
      <w:r>
        <w:t xml:space="preserve"> </w:t>
      </w:r>
    </w:p>
    <w:p w14:paraId="73F26F36" w14:textId="77777777" w:rsidR="007641BC" w:rsidRDefault="00B017F6" w:rsidP="005B74E7">
      <w:pPr>
        <w:pStyle w:val="Ttulo2"/>
        <w:numPr>
          <w:ilvl w:val="1"/>
          <w:numId w:val="9"/>
        </w:numPr>
      </w:pPr>
      <w:bookmarkStart w:id="57" w:name="_Toc482897544"/>
      <w:r w:rsidRPr="005B74E7">
        <w:rPr>
          <w:sz w:val="34"/>
          <w:szCs w:val="34"/>
        </w:rPr>
        <w:t>Accounting</w:t>
      </w:r>
      <w:bookmarkEnd w:id="57"/>
    </w:p>
    <w:p w14:paraId="36A153BE" w14:textId="032D7CEC" w:rsidR="007641BC" w:rsidRDefault="00B017F6" w:rsidP="005B74E7">
      <w:pPr>
        <w:pStyle w:val="Ttulo3"/>
        <w:numPr>
          <w:ilvl w:val="2"/>
          <w:numId w:val="9"/>
        </w:numPr>
      </w:pPr>
      <w:bookmarkStart w:id="58" w:name="_Toc482897545"/>
      <w:r>
        <w:t>Access and Audit Logs</w:t>
      </w:r>
      <w:bookmarkEnd w:id="58"/>
    </w:p>
    <w:p w14:paraId="0667EF4F" w14:textId="3684877F" w:rsidR="007641BC" w:rsidRDefault="00B017F6">
      <w:r>
        <w:t>The Logs page on Cloudera Manager presents log information for Hadoop services, filtered by service, role, host, or search phrase as well log level (severity). Logs are also available on disk under /</w:t>
      </w:r>
      <w:proofErr w:type="spellStart"/>
      <w:r>
        <w:t>var</w:t>
      </w:r>
      <w:proofErr w:type="spellEnd"/>
      <w:r>
        <w:t xml:space="preserve">/log directory on each server. The servers </w:t>
      </w:r>
      <w:proofErr w:type="gramStart"/>
      <w:r>
        <w:t>has</w:t>
      </w:r>
      <w:proofErr w:type="gramEnd"/>
      <w:r>
        <w:t xml:space="preserve"> log </w:t>
      </w:r>
      <w:proofErr w:type="spellStart"/>
      <w:r>
        <w:t>dirs</w:t>
      </w:r>
      <w:proofErr w:type="spellEnd"/>
      <w:r>
        <w:t xml:space="preserve"> specific to each CDH service running on them.</w:t>
      </w:r>
    </w:p>
    <w:p w14:paraId="5C544D24" w14:textId="77777777" w:rsidR="007641BC" w:rsidRDefault="00B017F6" w:rsidP="005B74E7">
      <w:pPr>
        <w:pStyle w:val="Prrafodelista"/>
        <w:numPr>
          <w:ilvl w:val="2"/>
          <w:numId w:val="9"/>
        </w:numPr>
      </w:pPr>
      <w:r>
        <w:t xml:space="preserve">List of </w:t>
      </w:r>
      <w:proofErr w:type="gramStart"/>
      <w:r>
        <w:t>log</w:t>
      </w:r>
      <w:proofErr w:type="gramEnd"/>
      <w:r>
        <w:t xml:space="preserve"> </w:t>
      </w:r>
      <w:proofErr w:type="spellStart"/>
      <w:r>
        <w:t>dirs</w:t>
      </w:r>
      <w:proofErr w:type="spellEnd"/>
      <w:r>
        <w:t>:</w:t>
      </w:r>
    </w:p>
    <w:p w14:paraId="292034B2" w14:textId="77777777" w:rsidR="007641BC" w:rsidRDefault="00B017F6">
      <w:pPr>
        <w:numPr>
          <w:ilvl w:val="0"/>
          <w:numId w:val="2"/>
        </w:numPr>
        <w:ind w:hanging="360"/>
        <w:contextualSpacing/>
      </w:pPr>
      <w:r>
        <w:t>/</w:t>
      </w:r>
      <w:proofErr w:type="spellStart"/>
      <w:r>
        <w:t>var</w:t>
      </w:r>
      <w:proofErr w:type="spellEnd"/>
      <w:r>
        <w:t>/log/</w:t>
      </w:r>
      <w:proofErr w:type="spellStart"/>
      <w:r>
        <w:t>catalogd</w:t>
      </w:r>
      <w:proofErr w:type="spellEnd"/>
    </w:p>
    <w:p w14:paraId="5392699A" w14:textId="77777777" w:rsidR="007641BC" w:rsidRDefault="00B017F6">
      <w:pPr>
        <w:numPr>
          <w:ilvl w:val="0"/>
          <w:numId w:val="2"/>
        </w:numPr>
        <w:ind w:hanging="360"/>
        <w:contextualSpacing/>
      </w:pPr>
      <w:r>
        <w:t>/</w:t>
      </w:r>
      <w:proofErr w:type="spellStart"/>
      <w:r>
        <w:t>var</w:t>
      </w:r>
      <w:proofErr w:type="spellEnd"/>
      <w:r>
        <w:t>/log/</w:t>
      </w:r>
      <w:proofErr w:type="spellStart"/>
      <w:r>
        <w:t>cloudera-scm-alertpublisher</w:t>
      </w:r>
      <w:proofErr w:type="spellEnd"/>
    </w:p>
    <w:p w14:paraId="32EA2A17" w14:textId="77777777" w:rsidR="007641BC" w:rsidRDefault="00B017F6">
      <w:pPr>
        <w:numPr>
          <w:ilvl w:val="0"/>
          <w:numId w:val="2"/>
        </w:numPr>
        <w:ind w:hanging="360"/>
        <w:contextualSpacing/>
      </w:pPr>
      <w:r>
        <w:t>/</w:t>
      </w:r>
      <w:proofErr w:type="spellStart"/>
      <w:r>
        <w:t>var</w:t>
      </w:r>
      <w:proofErr w:type="spellEnd"/>
      <w:r>
        <w:t>/log/</w:t>
      </w:r>
      <w:proofErr w:type="spellStart"/>
      <w:r>
        <w:t>cloudera-scm-eventserver</w:t>
      </w:r>
      <w:proofErr w:type="spellEnd"/>
    </w:p>
    <w:p w14:paraId="5C5D7278" w14:textId="77777777" w:rsidR="007641BC" w:rsidRDefault="00B017F6">
      <w:pPr>
        <w:numPr>
          <w:ilvl w:val="0"/>
          <w:numId w:val="2"/>
        </w:numPr>
        <w:ind w:hanging="360"/>
        <w:contextualSpacing/>
      </w:pPr>
      <w:r>
        <w:t>/</w:t>
      </w:r>
      <w:proofErr w:type="spellStart"/>
      <w:r>
        <w:t>var</w:t>
      </w:r>
      <w:proofErr w:type="spellEnd"/>
      <w:r>
        <w:t>/log/</w:t>
      </w:r>
      <w:proofErr w:type="spellStart"/>
      <w:r>
        <w:t>cloudera</w:t>
      </w:r>
      <w:proofErr w:type="spellEnd"/>
      <w:r>
        <w:t>-</w:t>
      </w:r>
      <w:proofErr w:type="spellStart"/>
      <w:r>
        <w:t>scm</w:t>
      </w:r>
      <w:proofErr w:type="spellEnd"/>
      <w:r>
        <w:t>-firehose</w:t>
      </w:r>
    </w:p>
    <w:p w14:paraId="07FD55B1" w14:textId="77777777" w:rsidR="007641BC" w:rsidRDefault="00B017F6">
      <w:pPr>
        <w:numPr>
          <w:ilvl w:val="0"/>
          <w:numId w:val="2"/>
        </w:numPr>
        <w:ind w:hanging="360"/>
        <w:contextualSpacing/>
      </w:pPr>
      <w:r>
        <w:t>/</w:t>
      </w:r>
      <w:proofErr w:type="spellStart"/>
      <w:r>
        <w:t>var</w:t>
      </w:r>
      <w:proofErr w:type="spellEnd"/>
      <w:r>
        <w:t>/log/</w:t>
      </w:r>
      <w:proofErr w:type="spellStart"/>
      <w:r>
        <w:t>cloudera</w:t>
      </w:r>
      <w:proofErr w:type="spellEnd"/>
      <w:r>
        <w:t>-</w:t>
      </w:r>
      <w:proofErr w:type="spellStart"/>
      <w:r>
        <w:t>scm</w:t>
      </w:r>
      <w:proofErr w:type="spellEnd"/>
      <w:r>
        <w:t>-headlamp</w:t>
      </w:r>
    </w:p>
    <w:p w14:paraId="1CCD1097" w14:textId="77777777" w:rsidR="007641BC" w:rsidRDefault="00B017F6">
      <w:pPr>
        <w:numPr>
          <w:ilvl w:val="0"/>
          <w:numId w:val="2"/>
        </w:numPr>
        <w:ind w:hanging="360"/>
        <w:contextualSpacing/>
      </w:pPr>
      <w:r>
        <w:t>/</w:t>
      </w:r>
      <w:proofErr w:type="spellStart"/>
      <w:r>
        <w:t>var</w:t>
      </w:r>
      <w:proofErr w:type="spellEnd"/>
      <w:r>
        <w:t>/log/</w:t>
      </w:r>
      <w:proofErr w:type="spellStart"/>
      <w:r>
        <w:t>cloudera</w:t>
      </w:r>
      <w:proofErr w:type="spellEnd"/>
      <w:r>
        <w:t>-</w:t>
      </w:r>
      <w:proofErr w:type="spellStart"/>
      <w:r>
        <w:t>scm</w:t>
      </w:r>
      <w:proofErr w:type="spellEnd"/>
      <w:r>
        <w:t>-navigator</w:t>
      </w:r>
    </w:p>
    <w:p w14:paraId="0202278F" w14:textId="77777777" w:rsidR="007641BC" w:rsidRDefault="00B017F6">
      <w:pPr>
        <w:numPr>
          <w:ilvl w:val="0"/>
          <w:numId w:val="2"/>
        </w:numPr>
        <w:ind w:hanging="360"/>
        <w:contextualSpacing/>
      </w:pPr>
      <w:r>
        <w:t>/</w:t>
      </w:r>
      <w:proofErr w:type="spellStart"/>
      <w:r>
        <w:t>var</w:t>
      </w:r>
      <w:proofErr w:type="spellEnd"/>
      <w:r>
        <w:t>/log/</w:t>
      </w:r>
      <w:proofErr w:type="spellStart"/>
      <w:r>
        <w:t>hadoop-hdfs</w:t>
      </w:r>
      <w:proofErr w:type="spellEnd"/>
    </w:p>
    <w:p w14:paraId="27B43CFE" w14:textId="77777777" w:rsidR="007641BC" w:rsidRDefault="00B017F6">
      <w:pPr>
        <w:numPr>
          <w:ilvl w:val="0"/>
          <w:numId w:val="2"/>
        </w:numPr>
        <w:ind w:hanging="360"/>
        <w:contextualSpacing/>
      </w:pPr>
      <w:r>
        <w:t>/</w:t>
      </w:r>
      <w:proofErr w:type="spellStart"/>
      <w:r>
        <w:t>var</w:t>
      </w:r>
      <w:proofErr w:type="spellEnd"/>
      <w:r>
        <w:t>/log/</w:t>
      </w:r>
      <w:proofErr w:type="spellStart"/>
      <w:r>
        <w:t>hadoop-httpfs</w:t>
      </w:r>
      <w:proofErr w:type="spellEnd"/>
    </w:p>
    <w:p w14:paraId="48949DEA" w14:textId="77777777" w:rsidR="007641BC" w:rsidRDefault="00B017F6">
      <w:pPr>
        <w:numPr>
          <w:ilvl w:val="0"/>
          <w:numId w:val="2"/>
        </w:numPr>
        <w:ind w:hanging="360"/>
        <w:contextualSpacing/>
      </w:pPr>
      <w:r>
        <w:t>/</w:t>
      </w:r>
      <w:proofErr w:type="spellStart"/>
      <w:r>
        <w:t>var</w:t>
      </w:r>
      <w:proofErr w:type="spellEnd"/>
      <w:r>
        <w:t>/log/</w:t>
      </w:r>
      <w:proofErr w:type="spellStart"/>
      <w:r>
        <w:t>hadoop-mapreduce</w:t>
      </w:r>
      <w:proofErr w:type="spellEnd"/>
    </w:p>
    <w:p w14:paraId="087AE8FC" w14:textId="77777777" w:rsidR="007641BC" w:rsidRDefault="00B017F6">
      <w:pPr>
        <w:numPr>
          <w:ilvl w:val="0"/>
          <w:numId w:val="2"/>
        </w:numPr>
        <w:ind w:hanging="360"/>
        <w:contextualSpacing/>
      </w:pPr>
      <w:r>
        <w:t>/</w:t>
      </w:r>
      <w:proofErr w:type="spellStart"/>
      <w:r>
        <w:t>var</w:t>
      </w:r>
      <w:proofErr w:type="spellEnd"/>
      <w:r>
        <w:t>/log/</w:t>
      </w:r>
      <w:proofErr w:type="spellStart"/>
      <w:r>
        <w:t>hadoop</w:t>
      </w:r>
      <w:proofErr w:type="spellEnd"/>
      <w:r>
        <w:t>-yarn</w:t>
      </w:r>
    </w:p>
    <w:p w14:paraId="6E48D041" w14:textId="77777777" w:rsidR="007641BC" w:rsidRDefault="00B017F6">
      <w:pPr>
        <w:numPr>
          <w:ilvl w:val="0"/>
          <w:numId w:val="2"/>
        </w:numPr>
        <w:ind w:hanging="360"/>
        <w:contextualSpacing/>
      </w:pPr>
      <w:r>
        <w:t>/</w:t>
      </w:r>
      <w:proofErr w:type="spellStart"/>
      <w:r>
        <w:t>var</w:t>
      </w:r>
      <w:proofErr w:type="spellEnd"/>
      <w:r>
        <w:t>/log/</w:t>
      </w:r>
      <w:proofErr w:type="spellStart"/>
      <w:r>
        <w:t>hbase</w:t>
      </w:r>
      <w:proofErr w:type="spellEnd"/>
    </w:p>
    <w:p w14:paraId="7A6A3D1A" w14:textId="77777777" w:rsidR="007641BC" w:rsidRDefault="00B017F6">
      <w:pPr>
        <w:numPr>
          <w:ilvl w:val="0"/>
          <w:numId w:val="2"/>
        </w:numPr>
        <w:ind w:hanging="360"/>
        <w:contextualSpacing/>
      </w:pPr>
      <w:r>
        <w:lastRenderedPageBreak/>
        <w:t>/</w:t>
      </w:r>
      <w:proofErr w:type="spellStart"/>
      <w:r>
        <w:t>var</w:t>
      </w:r>
      <w:proofErr w:type="spellEnd"/>
      <w:r>
        <w:t>/log/</w:t>
      </w:r>
      <w:proofErr w:type="spellStart"/>
      <w:r>
        <w:t>hcatalog</w:t>
      </w:r>
      <w:proofErr w:type="spellEnd"/>
    </w:p>
    <w:p w14:paraId="58B71970" w14:textId="77777777" w:rsidR="007641BC" w:rsidRDefault="00B017F6">
      <w:pPr>
        <w:numPr>
          <w:ilvl w:val="0"/>
          <w:numId w:val="2"/>
        </w:numPr>
        <w:ind w:hanging="360"/>
        <w:contextualSpacing/>
      </w:pPr>
      <w:r>
        <w:t>/</w:t>
      </w:r>
      <w:proofErr w:type="spellStart"/>
      <w:r>
        <w:t>var</w:t>
      </w:r>
      <w:proofErr w:type="spellEnd"/>
      <w:r>
        <w:t>/log/hive</w:t>
      </w:r>
    </w:p>
    <w:p w14:paraId="0357B56F" w14:textId="77777777" w:rsidR="007641BC" w:rsidRDefault="00B017F6">
      <w:pPr>
        <w:numPr>
          <w:ilvl w:val="0"/>
          <w:numId w:val="2"/>
        </w:numPr>
        <w:ind w:hanging="360"/>
        <w:contextualSpacing/>
      </w:pPr>
      <w:r>
        <w:t>/</w:t>
      </w:r>
      <w:proofErr w:type="spellStart"/>
      <w:r>
        <w:t>var</w:t>
      </w:r>
      <w:proofErr w:type="spellEnd"/>
      <w:r>
        <w:t>/log/hue</w:t>
      </w:r>
    </w:p>
    <w:p w14:paraId="56D80B56" w14:textId="77777777" w:rsidR="007641BC" w:rsidRDefault="00B017F6">
      <w:pPr>
        <w:numPr>
          <w:ilvl w:val="0"/>
          <w:numId w:val="2"/>
        </w:numPr>
        <w:ind w:hanging="360"/>
        <w:contextualSpacing/>
      </w:pPr>
      <w:r>
        <w:t>/</w:t>
      </w:r>
      <w:proofErr w:type="spellStart"/>
      <w:r>
        <w:t>var</w:t>
      </w:r>
      <w:proofErr w:type="spellEnd"/>
      <w:r>
        <w:t>/log/hue-</w:t>
      </w:r>
      <w:proofErr w:type="spellStart"/>
      <w:r>
        <w:t>httpd</w:t>
      </w:r>
      <w:proofErr w:type="spellEnd"/>
    </w:p>
    <w:p w14:paraId="3937BBEF" w14:textId="77777777" w:rsidR="007641BC" w:rsidRDefault="00B017F6">
      <w:pPr>
        <w:numPr>
          <w:ilvl w:val="0"/>
          <w:numId w:val="2"/>
        </w:numPr>
        <w:ind w:hanging="360"/>
        <w:contextualSpacing/>
      </w:pPr>
      <w:r>
        <w:t>/</w:t>
      </w:r>
      <w:proofErr w:type="spellStart"/>
      <w:r>
        <w:t>var</w:t>
      </w:r>
      <w:proofErr w:type="spellEnd"/>
      <w:r>
        <w:t>/log/impala-llama</w:t>
      </w:r>
    </w:p>
    <w:p w14:paraId="2A318390" w14:textId="77777777" w:rsidR="007641BC" w:rsidRDefault="00B017F6">
      <w:pPr>
        <w:numPr>
          <w:ilvl w:val="0"/>
          <w:numId w:val="2"/>
        </w:numPr>
        <w:ind w:hanging="360"/>
        <w:contextualSpacing/>
      </w:pPr>
      <w:r>
        <w:t>/</w:t>
      </w:r>
      <w:proofErr w:type="spellStart"/>
      <w:r>
        <w:t>var</w:t>
      </w:r>
      <w:proofErr w:type="spellEnd"/>
      <w:r>
        <w:t>/log/</w:t>
      </w:r>
      <w:proofErr w:type="spellStart"/>
      <w:r>
        <w:t>impalad</w:t>
      </w:r>
      <w:proofErr w:type="spellEnd"/>
    </w:p>
    <w:p w14:paraId="4890E695" w14:textId="77777777" w:rsidR="007641BC" w:rsidRDefault="00B017F6">
      <w:pPr>
        <w:numPr>
          <w:ilvl w:val="0"/>
          <w:numId w:val="2"/>
        </w:numPr>
        <w:ind w:hanging="360"/>
        <w:contextualSpacing/>
      </w:pPr>
      <w:r>
        <w:t>/</w:t>
      </w:r>
      <w:proofErr w:type="spellStart"/>
      <w:r>
        <w:t>var</w:t>
      </w:r>
      <w:proofErr w:type="spellEnd"/>
      <w:r>
        <w:t>/log/</w:t>
      </w:r>
      <w:proofErr w:type="spellStart"/>
      <w:r>
        <w:t>oozie</w:t>
      </w:r>
      <w:proofErr w:type="spellEnd"/>
    </w:p>
    <w:p w14:paraId="79EAAF9A" w14:textId="77777777" w:rsidR="007641BC" w:rsidRDefault="00B017F6">
      <w:pPr>
        <w:numPr>
          <w:ilvl w:val="0"/>
          <w:numId w:val="2"/>
        </w:numPr>
        <w:ind w:hanging="360"/>
        <w:contextualSpacing/>
      </w:pPr>
      <w:r>
        <w:t>/</w:t>
      </w:r>
      <w:proofErr w:type="spellStart"/>
      <w:r>
        <w:t>var</w:t>
      </w:r>
      <w:proofErr w:type="spellEnd"/>
      <w:r>
        <w:t>/log/sentry</w:t>
      </w:r>
    </w:p>
    <w:p w14:paraId="3B5FA01B" w14:textId="77777777" w:rsidR="007641BC" w:rsidRDefault="00B017F6">
      <w:pPr>
        <w:numPr>
          <w:ilvl w:val="0"/>
          <w:numId w:val="2"/>
        </w:numPr>
        <w:ind w:hanging="360"/>
        <w:contextualSpacing/>
      </w:pPr>
      <w:r>
        <w:t>/</w:t>
      </w:r>
      <w:proofErr w:type="spellStart"/>
      <w:r>
        <w:t>var</w:t>
      </w:r>
      <w:proofErr w:type="spellEnd"/>
      <w:r>
        <w:t>/log/</w:t>
      </w:r>
      <w:proofErr w:type="spellStart"/>
      <w:r>
        <w:t>solr</w:t>
      </w:r>
      <w:proofErr w:type="spellEnd"/>
    </w:p>
    <w:p w14:paraId="5E8DFAB5" w14:textId="77777777" w:rsidR="007641BC" w:rsidRDefault="00B017F6">
      <w:pPr>
        <w:numPr>
          <w:ilvl w:val="0"/>
          <w:numId w:val="2"/>
        </w:numPr>
        <w:ind w:hanging="360"/>
        <w:contextualSpacing/>
      </w:pPr>
      <w:r>
        <w:t>/</w:t>
      </w:r>
      <w:proofErr w:type="spellStart"/>
      <w:r>
        <w:t>var</w:t>
      </w:r>
      <w:proofErr w:type="spellEnd"/>
      <w:r>
        <w:t>/log/spark</w:t>
      </w:r>
    </w:p>
    <w:p w14:paraId="07D7D5DD" w14:textId="77777777" w:rsidR="007641BC" w:rsidRDefault="00B017F6">
      <w:pPr>
        <w:numPr>
          <w:ilvl w:val="0"/>
          <w:numId w:val="2"/>
        </w:numPr>
        <w:ind w:hanging="360"/>
        <w:contextualSpacing/>
      </w:pPr>
      <w:r>
        <w:t>/</w:t>
      </w:r>
      <w:proofErr w:type="spellStart"/>
      <w:r>
        <w:t>var</w:t>
      </w:r>
      <w:proofErr w:type="spellEnd"/>
      <w:r>
        <w:t>/log/sqoop2</w:t>
      </w:r>
    </w:p>
    <w:p w14:paraId="7E34262B" w14:textId="77777777" w:rsidR="007641BC" w:rsidRDefault="00B017F6">
      <w:pPr>
        <w:numPr>
          <w:ilvl w:val="0"/>
          <w:numId w:val="2"/>
        </w:numPr>
        <w:ind w:hanging="360"/>
        <w:contextualSpacing/>
      </w:pPr>
      <w:r>
        <w:t>/</w:t>
      </w:r>
      <w:proofErr w:type="spellStart"/>
      <w:r>
        <w:t>var</w:t>
      </w:r>
      <w:proofErr w:type="spellEnd"/>
      <w:r>
        <w:t>/log/</w:t>
      </w:r>
      <w:proofErr w:type="spellStart"/>
      <w:r>
        <w:t>statestore</w:t>
      </w:r>
      <w:proofErr w:type="spellEnd"/>
    </w:p>
    <w:p w14:paraId="31A94A3D" w14:textId="77777777" w:rsidR="007641BC" w:rsidRDefault="00B017F6">
      <w:pPr>
        <w:numPr>
          <w:ilvl w:val="0"/>
          <w:numId w:val="2"/>
        </w:numPr>
        <w:ind w:hanging="360"/>
        <w:contextualSpacing/>
      </w:pPr>
      <w:r>
        <w:t>/</w:t>
      </w:r>
      <w:proofErr w:type="spellStart"/>
      <w:r>
        <w:t>var</w:t>
      </w:r>
      <w:proofErr w:type="spellEnd"/>
      <w:r>
        <w:t>/log/zookeeper</w:t>
      </w:r>
    </w:p>
    <w:p w14:paraId="4691E17F" w14:textId="77777777" w:rsidR="007641BC" w:rsidRDefault="007641BC"/>
    <w:p w14:paraId="6584AF15" w14:textId="77777777" w:rsidR="007641BC" w:rsidRDefault="00B017F6" w:rsidP="005B74E7">
      <w:pPr>
        <w:pStyle w:val="Ttulo3"/>
        <w:numPr>
          <w:ilvl w:val="1"/>
          <w:numId w:val="9"/>
        </w:numPr>
      </w:pPr>
      <w:bookmarkStart w:id="59" w:name="_Toc482897546"/>
      <w:r>
        <w:t>Cloudera Navigator</w:t>
      </w:r>
      <w:bookmarkEnd w:id="59"/>
    </w:p>
    <w:p w14:paraId="2E3DB2B0" w14:textId="77777777" w:rsidR="007641BC" w:rsidRDefault="00B017F6">
      <w:r>
        <w:t xml:space="preserve">Cloudera Navigator is a fully integrated data-management and security system for the Hadoop platform. It provides visibility into and control over the data in Hadoop datastores, and the computations performed on that data. Hadoop administrators, data stewards, and data scientists can use Cloudera Navigator to Audit data access and verify access </w:t>
      </w:r>
      <w:proofErr w:type="gramStart"/>
      <w:r>
        <w:t>privileges ,</w:t>
      </w:r>
      <w:proofErr w:type="gramEnd"/>
      <w:r>
        <w:t xml:space="preserve"> Search metadata and visualize lineage, examine data usage patterns and create policies based on those patterns etc.</w:t>
      </w:r>
    </w:p>
    <w:p w14:paraId="0FFCDFA9" w14:textId="154EF286" w:rsidR="007641BC" w:rsidRDefault="00B017F6" w:rsidP="005B74E7">
      <w:pPr>
        <w:pStyle w:val="Ttulo2"/>
        <w:numPr>
          <w:ilvl w:val="1"/>
          <w:numId w:val="9"/>
        </w:numPr>
      </w:pPr>
      <w:bookmarkStart w:id="60" w:name="_Toc482897547"/>
      <w:r>
        <w:t>Encryption</w:t>
      </w:r>
      <w:bookmarkEnd w:id="60"/>
    </w:p>
    <w:p w14:paraId="731D0213" w14:textId="2F5CBAEF" w:rsidR="007641BC" w:rsidRDefault="00B017F6" w:rsidP="005B74E7">
      <w:pPr>
        <w:pStyle w:val="Ttulo3"/>
        <w:numPr>
          <w:ilvl w:val="2"/>
          <w:numId w:val="9"/>
        </w:numPr>
      </w:pPr>
      <w:bookmarkStart w:id="61" w:name="_Toc482897548"/>
      <w:r>
        <w:t>TLS for Cloudera Management Traffic</w:t>
      </w:r>
      <w:bookmarkEnd w:id="61"/>
    </w:p>
    <w:p w14:paraId="3AE58F22" w14:textId="77777777" w:rsidR="007641BC" w:rsidRDefault="00B017F6">
      <w:r>
        <w:t>Min level1</w:t>
      </w:r>
    </w:p>
    <w:p w14:paraId="0546CF9D" w14:textId="77777777" w:rsidR="007641BC" w:rsidRDefault="00B017F6" w:rsidP="005B74E7">
      <w:pPr>
        <w:pStyle w:val="Prrafodelista"/>
        <w:numPr>
          <w:ilvl w:val="2"/>
          <w:numId w:val="9"/>
        </w:numPr>
      </w:pPr>
      <w:r>
        <w:t>TLS for CDH Services</w:t>
      </w:r>
    </w:p>
    <w:p w14:paraId="08976C2A" w14:textId="77777777" w:rsidR="007641BC" w:rsidRDefault="00B017F6">
      <w:r>
        <w:t xml:space="preserve">For API calls, inter service </w:t>
      </w:r>
      <w:proofErr w:type="spellStart"/>
      <w:r>
        <w:t>comm</w:t>
      </w:r>
      <w:proofErr w:type="spellEnd"/>
      <w:r>
        <w:t xml:space="preserve"> </w:t>
      </w:r>
      <w:proofErr w:type="spellStart"/>
      <w:r>
        <w:t>etc</w:t>
      </w:r>
      <w:proofErr w:type="spellEnd"/>
    </w:p>
    <w:p w14:paraId="341D4E97" w14:textId="77777777" w:rsidR="007641BC" w:rsidRDefault="00B017F6" w:rsidP="005B74E7">
      <w:pPr>
        <w:pStyle w:val="Ttulo3"/>
        <w:numPr>
          <w:ilvl w:val="2"/>
          <w:numId w:val="9"/>
        </w:numPr>
      </w:pPr>
      <w:bookmarkStart w:id="62" w:name="_Toc482897549"/>
      <w:r>
        <w:t>HDFS Transparent Encryption</w:t>
      </w:r>
      <w:bookmarkEnd w:id="62"/>
    </w:p>
    <w:p w14:paraId="7A4C1381" w14:textId="642395ED" w:rsidR="007641BC" w:rsidRDefault="00B017F6">
      <w:r>
        <w:t>Needs KMS license</w:t>
      </w:r>
    </w:p>
    <w:p w14:paraId="53954701" w14:textId="443B85D5" w:rsidR="007641BC" w:rsidRDefault="00B017F6" w:rsidP="005B74E7">
      <w:pPr>
        <w:pStyle w:val="Ttulo1"/>
        <w:numPr>
          <w:ilvl w:val="0"/>
          <w:numId w:val="9"/>
        </w:numPr>
      </w:pPr>
      <w:bookmarkStart w:id="63" w:name="_Toc482897550"/>
      <w:r>
        <w:t>Monitoring</w:t>
      </w:r>
      <w:bookmarkEnd w:id="63"/>
    </w:p>
    <w:p w14:paraId="20D1D70B" w14:textId="7CB1F79E" w:rsidR="007641BC" w:rsidRDefault="00B017F6" w:rsidP="005B74E7">
      <w:pPr>
        <w:pStyle w:val="Ttulo2"/>
        <w:numPr>
          <w:ilvl w:val="1"/>
          <w:numId w:val="9"/>
        </w:numPr>
      </w:pPr>
      <w:bookmarkStart w:id="64" w:name="_Toc482897551"/>
      <w:r>
        <w:t>Cloudera Manager</w:t>
      </w:r>
      <w:bookmarkEnd w:id="64"/>
    </w:p>
    <w:p w14:paraId="2D338721" w14:textId="77777777" w:rsidR="007641BC" w:rsidRDefault="00B017F6">
      <w:r>
        <w:t>Cloudera Manager Admin Console displays cluster health, metrics, and usage, view processing activities, and view events, logs, and reports to troubleshoot problems and monitor compliance.</w:t>
      </w:r>
    </w:p>
    <w:p w14:paraId="2CD3D76E" w14:textId="77777777" w:rsidR="007641BC" w:rsidRDefault="007641BC"/>
    <w:p w14:paraId="55FC53A7" w14:textId="77777777" w:rsidR="007641BC" w:rsidRDefault="00B017F6">
      <w:proofErr w:type="gramStart"/>
      <w:r>
        <w:t>NOTE :</w:t>
      </w:r>
      <w:proofErr w:type="gramEnd"/>
      <w:r>
        <w:t xml:space="preserve"> As the cluster is deployed using Cloudera Manager, admins cannot use </w:t>
      </w:r>
      <w:proofErr w:type="spellStart"/>
      <w:r>
        <w:t>use</w:t>
      </w:r>
      <w:proofErr w:type="spellEnd"/>
      <w:r>
        <w:t xml:space="preserve"> standard Hadoop command-line utilities to start and stop services or change config files directly.</w:t>
      </w:r>
    </w:p>
    <w:p w14:paraId="4C220C74" w14:textId="77777777" w:rsidR="007641BC" w:rsidRDefault="007641BC"/>
    <w:p w14:paraId="51448F5D" w14:textId="77777777" w:rsidR="007641BC" w:rsidRDefault="00B017F6">
      <w:r>
        <w:t>TBD: Add Screenshot</w:t>
      </w:r>
    </w:p>
    <w:p w14:paraId="4E3CB8BA" w14:textId="5BA07540" w:rsidR="007641BC" w:rsidRDefault="00B017F6" w:rsidP="005B74E7">
      <w:pPr>
        <w:pStyle w:val="Ttulo2"/>
        <w:numPr>
          <w:ilvl w:val="1"/>
          <w:numId w:val="9"/>
        </w:numPr>
      </w:pPr>
      <w:bookmarkStart w:id="65" w:name="_Toc482897552"/>
      <w:r>
        <w:t>Alerts</w:t>
      </w:r>
      <w:bookmarkEnd w:id="65"/>
    </w:p>
    <w:p w14:paraId="0A879E86" w14:textId="77777777" w:rsidR="007641BC" w:rsidRDefault="00B017F6">
      <w:r>
        <w:t xml:space="preserve">Service instances of type HDFS, MapReduce, and HBase (and their associated roles) can generate alerts if so configured. Alerts can also be configured for the monitoring roles that are a </w:t>
      </w:r>
      <w:r>
        <w:lastRenderedPageBreak/>
        <w:t xml:space="preserve">part of the Cloudera Management </w:t>
      </w:r>
      <w:proofErr w:type="spellStart"/>
      <w:r>
        <w:t>Service.Alert</w:t>
      </w:r>
      <w:proofErr w:type="spellEnd"/>
      <w:r>
        <w:t xml:space="preserve"> Publisher can be configured to send alert notifications by email or by SNMP trap to a trap receiver.</w:t>
      </w:r>
    </w:p>
    <w:p w14:paraId="0FD94430" w14:textId="77777777" w:rsidR="007641BC" w:rsidRDefault="007641BC"/>
    <w:p w14:paraId="1D19A02F" w14:textId="77777777" w:rsidR="007641BC" w:rsidRDefault="00B017F6">
      <w:r>
        <w:t>TBD: Screenshot and SMTP server info</w:t>
      </w:r>
    </w:p>
    <w:p w14:paraId="7B22EE22" w14:textId="7588C495" w:rsidR="007641BC" w:rsidRDefault="00B017F6" w:rsidP="005B74E7">
      <w:pPr>
        <w:pStyle w:val="Ttulo1"/>
        <w:numPr>
          <w:ilvl w:val="0"/>
          <w:numId w:val="9"/>
        </w:numPr>
      </w:pPr>
      <w:bookmarkStart w:id="66" w:name="_Toc482897553"/>
      <w:r>
        <w:t>Backup Strategy</w:t>
      </w:r>
      <w:bookmarkEnd w:id="66"/>
    </w:p>
    <w:p w14:paraId="06167E00" w14:textId="1BEE720D" w:rsidR="007641BC" w:rsidRDefault="00B017F6" w:rsidP="005B74E7">
      <w:pPr>
        <w:pStyle w:val="Ttulo2"/>
        <w:numPr>
          <w:ilvl w:val="1"/>
          <w:numId w:val="9"/>
        </w:numPr>
      </w:pPr>
      <w:bookmarkStart w:id="67" w:name="_Toc482897554"/>
      <w:r>
        <w:t>Databases</w:t>
      </w:r>
      <w:bookmarkEnd w:id="67"/>
    </w:p>
    <w:p w14:paraId="27EC6BFE" w14:textId="5F690E91" w:rsidR="007641BC" w:rsidRDefault="00B017F6" w:rsidP="005B74E7">
      <w:pPr>
        <w:pStyle w:val="Ttulo2"/>
        <w:numPr>
          <w:ilvl w:val="1"/>
          <w:numId w:val="9"/>
        </w:numPr>
      </w:pPr>
      <w:bookmarkStart w:id="68" w:name="_Toc482897555"/>
      <w:r>
        <w:t xml:space="preserve">HDFS </w:t>
      </w:r>
      <w:proofErr w:type="spellStart"/>
      <w:r>
        <w:t>FSImage</w:t>
      </w:r>
      <w:bookmarkEnd w:id="68"/>
      <w:proofErr w:type="spellEnd"/>
    </w:p>
    <w:p w14:paraId="33F7A646" w14:textId="56DC1F55" w:rsidR="007641BC" w:rsidRDefault="00B017F6" w:rsidP="005B74E7">
      <w:pPr>
        <w:pStyle w:val="Ttulo2"/>
        <w:numPr>
          <w:ilvl w:val="1"/>
          <w:numId w:val="9"/>
        </w:numPr>
      </w:pPr>
      <w:bookmarkStart w:id="69" w:name="_Toc482897556"/>
      <w:r>
        <w:t>OS/Bedrock/Config files/Scripts</w:t>
      </w:r>
      <w:bookmarkEnd w:id="69"/>
    </w:p>
    <w:p w14:paraId="1F82F7CB" w14:textId="00B5AC7A" w:rsidR="007641BC" w:rsidRDefault="00B017F6" w:rsidP="00F0557F">
      <w:pPr>
        <w:pStyle w:val="Ttulo1"/>
        <w:numPr>
          <w:ilvl w:val="0"/>
          <w:numId w:val="9"/>
        </w:numPr>
      </w:pPr>
      <w:bookmarkStart w:id="70" w:name="_Toc482897557"/>
      <w:r>
        <w:t>Roles &amp; Responsibility</w:t>
      </w:r>
      <w:bookmarkEnd w:id="70"/>
      <w:r>
        <w:t xml:space="preserve"> </w:t>
      </w:r>
    </w:p>
    <w:p w14:paraId="7E68E95B" w14:textId="77777777" w:rsidR="007641BC" w:rsidRDefault="007641BC"/>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641BC" w14:paraId="7A4556EB" w14:textId="77777777">
        <w:tc>
          <w:tcPr>
            <w:tcW w:w="3120" w:type="dxa"/>
            <w:tcMar>
              <w:top w:w="100" w:type="dxa"/>
              <w:left w:w="100" w:type="dxa"/>
              <w:bottom w:w="100" w:type="dxa"/>
              <w:right w:w="100" w:type="dxa"/>
            </w:tcMar>
          </w:tcPr>
          <w:p w14:paraId="19CD3442" w14:textId="77777777" w:rsidR="007641BC" w:rsidRDefault="00B017F6">
            <w:pPr>
              <w:widowControl w:val="0"/>
            </w:pPr>
            <w:r>
              <w:rPr>
                <w:b/>
              </w:rPr>
              <w:t>Task</w:t>
            </w:r>
          </w:p>
        </w:tc>
        <w:tc>
          <w:tcPr>
            <w:tcW w:w="3120" w:type="dxa"/>
            <w:tcMar>
              <w:top w:w="100" w:type="dxa"/>
              <w:left w:w="100" w:type="dxa"/>
              <w:bottom w:w="100" w:type="dxa"/>
              <w:right w:w="100" w:type="dxa"/>
            </w:tcMar>
          </w:tcPr>
          <w:p w14:paraId="705A868A" w14:textId="77777777" w:rsidR="007641BC" w:rsidRDefault="00B017F6">
            <w:pPr>
              <w:widowControl w:val="0"/>
            </w:pPr>
            <w:r>
              <w:rPr>
                <w:b/>
              </w:rPr>
              <w:t>Responsibility</w:t>
            </w:r>
          </w:p>
        </w:tc>
        <w:tc>
          <w:tcPr>
            <w:tcW w:w="3120" w:type="dxa"/>
            <w:tcMar>
              <w:top w:w="100" w:type="dxa"/>
              <w:left w:w="100" w:type="dxa"/>
              <w:bottom w:w="100" w:type="dxa"/>
              <w:right w:w="100" w:type="dxa"/>
            </w:tcMar>
          </w:tcPr>
          <w:p w14:paraId="5BE84FAC" w14:textId="77777777" w:rsidR="007641BC" w:rsidRDefault="00B017F6">
            <w:pPr>
              <w:widowControl w:val="0"/>
            </w:pPr>
            <w:r>
              <w:rPr>
                <w:b/>
              </w:rPr>
              <w:t>Point of Contact</w:t>
            </w:r>
          </w:p>
        </w:tc>
      </w:tr>
      <w:tr w:rsidR="007641BC" w14:paraId="4E08F01A" w14:textId="77777777">
        <w:tc>
          <w:tcPr>
            <w:tcW w:w="3120" w:type="dxa"/>
            <w:tcMar>
              <w:top w:w="100" w:type="dxa"/>
              <w:left w:w="100" w:type="dxa"/>
              <w:bottom w:w="100" w:type="dxa"/>
              <w:right w:w="100" w:type="dxa"/>
            </w:tcMar>
          </w:tcPr>
          <w:p w14:paraId="5124629E" w14:textId="77777777" w:rsidR="007641BC" w:rsidRDefault="00B017F6">
            <w:pPr>
              <w:widowControl w:val="0"/>
            </w:pPr>
            <w:r>
              <w:t>Virtual Machine(s) Setup for Dev Cluster</w:t>
            </w:r>
          </w:p>
        </w:tc>
        <w:tc>
          <w:tcPr>
            <w:tcW w:w="3120" w:type="dxa"/>
            <w:tcMar>
              <w:top w:w="100" w:type="dxa"/>
              <w:left w:w="100" w:type="dxa"/>
              <w:bottom w:w="100" w:type="dxa"/>
              <w:right w:w="100" w:type="dxa"/>
            </w:tcMar>
          </w:tcPr>
          <w:p w14:paraId="7BE81AF1" w14:textId="77777777" w:rsidR="007641BC" w:rsidRDefault="00B017F6">
            <w:pPr>
              <w:widowControl w:val="0"/>
            </w:pPr>
            <w:r>
              <w:t>?</w:t>
            </w:r>
          </w:p>
        </w:tc>
        <w:tc>
          <w:tcPr>
            <w:tcW w:w="3120" w:type="dxa"/>
            <w:tcMar>
              <w:top w:w="100" w:type="dxa"/>
              <w:left w:w="100" w:type="dxa"/>
              <w:bottom w:w="100" w:type="dxa"/>
              <w:right w:w="100" w:type="dxa"/>
            </w:tcMar>
          </w:tcPr>
          <w:p w14:paraId="125E7DB3" w14:textId="77777777" w:rsidR="007641BC" w:rsidRDefault="007641BC">
            <w:pPr>
              <w:widowControl w:val="0"/>
            </w:pPr>
          </w:p>
        </w:tc>
      </w:tr>
      <w:tr w:rsidR="007641BC" w14:paraId="6BA378F7" w14:textId="77777777">
        <w:tc>
          <w:tcPr>
            <w:tcW w:w="3120" w:type="dxa"/>
            <w:tcMar>
              <w:top w:w="100" w:type="dxa"/>
              <w:left w:w="100" w:type="dxa"/>
              <w:bottom w:w="100" w:type="dxa"/>
              <w:right w:w="100" w:type="dxa"/>
            </w:tcMar>
          </w:tcPr>
          <w:p w14:paraId="47EFF880" w14:textId="77777777" w:rsidR="007641BC" w:rsidRDefault="00B017F6">
            <w:pPr>
              <w:widowControl w:val="0"/>
            </w:pPr>
            <w:r>
              <w:t>Hardware/Cabling</w:t>
            </w:r>
          </w:p>
        </w:tc>
        <w:tc>
          <w:tcPr>
            <w:tcW w:w="3120" w:type="dxa"/>
            <w:tcMar>
              <w:top w:w="100" w:type="dxa"/>
              <w:left w:w="100" w:type="dxa"/>
              <w:bottom w:w="100" w:type="dxa"/>
              <w:right w:w="100" w:type="dxa"/>
            </w:tcMar>
          </w:tcPr>
          <w:p w14:paraId="5C1D2548" w14:textId="77777777" w:rsidR="007641BC" w:rsidRDefault="00B017F6">
            <w:pPr>
              <w:widowControl w:val="0"/>
            </w:pPr>
            <w:r>
              <w:t>?</w:t>
            </w:r>
          </w:p>
        </w:tc>
        <w:tc>
          <w:tcPr>
            <w:tcW w:w="3120" w:type="dxa"/>
            <w:tcMar>
              <w:top w:w="100" w:type="dxa"/>
              <w:left w:w="100" w:type="dxa"/>
              <w:bottom w:w="100" w:type="dxa"/>
              <w:right w:w="100" w:type="dxa"/>
            </w:tcMar>
          </w:tcPr>
          <w:p w14:paraId="652C32BD" w14:textId="77777777" w:rsidR="007641BC" w:rsidRDefault="007641BC">
            <w:pPr>
              <w:widowControl w:val="0"/>
            </w:pPr>
          </w:p>
        </w:tc>
      </w:tr>
      <w:tr w:rsidR="007641BC" w14:paraId="0E0E1E97" w14:textId="77777777">
        <w:tc>
          <w:tcPr>
            <w:tcW w:w="3120" w:type="dxa"/>
            <w:tcMar>
              <w:top w:w="100" w:type="dxa"/>
              <w:left w:w="100" w:type="dxa"/>
              <w:bottom w:w="100" w:type="dxa"/>
              <w:right w:w="100" w:type="dxa"/>
            </w:tcMar>
          </w:tcPr>
          <w:p w14:paraId="796482AE" w14:textId="77777777" w:rsidR="007641BC" w:rsidRDefault="00B017F6">
            <w:pPr>
              <w:widowControl w:val="0"/>
            </w:pPr>
            <w:r>
              <w:t>Network Configuration &amp; Setup</w:t>
            </w:r>
          </w:p>
        </w:tc>
        <w:tc>
          <w:tcPr>
            <w:tcW w:w="3120" w:type="dxa"/>
            <w:tcMar>
              <w:top w:w="100" w:type="dxa"/>
              <w:left w:w="100" w:type="dxa"/>
              <w:bottom w:w="100" w:type="dxa"/>
              <w:right w:w="100" w:type="dxa"/>
            </w:tcMar>
          </w:tcPr>
          <w:p w14:paraId="1FF63D3B" w14:textId="77777777" w:rsidR="007641BC" w:rsidRDefault="00B017F6">
            <w:pPr>
              <w:widowControl w:val="0"/>
            </w:pPr>
            <w:r>
              <w:t>?</w:t>
            </w:r>
          </w:p>
        </w:tc>
        <w:tc>
          <w:tcPr>
            <w:tcW w:w="3120" w:type="dxa"/>
            <w:tcMar>
              <w:top w:w="100" w:type="dxa"/>
              <w:left w:w="100" w:type="dxa"/>
              <w:bottom w:w="100" w:type="dxa"/>
              <w:right w:w="100" w:type="dxa"/>
            </w:tcMar>
          </w:tcPr>
          <w:p w14:paraId="4497C930" w14:textId="77777777" w:rsidR="007641BC" w:rsidRDefault="007641BC">
            <w:pPr>
              <w:widowControl w:val="0"/>
            </w:pPr>
          </w:p>
        </w:tc>
      </w:tr>
      <w:tr w:rsidR="007641BC" w14:paraId="08BCD925" w14:textId="77777777">
        <w:tc>
          <w:tcPr>
            <w:tcW w:w="3120" w:type="dxa"/>
            <w:tcMar>
              <w:top w:w="100" w:type="dxa"/>
              <w:left w:w="100" w:type="dxa"/>
              <w:bottom w:w="100" w:type="dxa"/>
              <w:right w:w="100" w:type="dxa"/>
            </w:tcMar>
          </w:tcPr>
          <w:p w14:paraId="4EB84CC3" w14:textId="77777777" w:rsidR="007641BC" w:rsidRDefault="00B017F6">
            <w:pPr>
              <w:widowControl w:val="0"/>
            </w:pPr>
            <w:r>
              <w:t>OS Setup</w:t>
            </w:r>
          </w:p>
        </w:tc>
        <w:tc>
          <w:tcPr>
            <w:tcW w:w="3120" w:type="dxa"/>
            <w:tcMar>
              <w:top w:w="100" w:type="dxa"/>
              <w:left w:w="100" w:type="dxa"/>
              <w:bottom w:w="100" w:type="dxa"/>
              <w:right w:w="100" w:type="dxa"/>
            </w:tcMar>
          </w:tcPr>
          <w:p w14:paraId="0F65C0BD" w14:textId="77777777" w:rsidR="007641BC" w:rsidRDefault="00B017F6">
            <w:pPr>
              <w:widowControl w:val="0"/>
            </w:pPr>
            <w:r>
              <w:t>?</w:t>
            </w:r>
          </w:p>
        </w:tc>
        <w:tc>
          <w:tcPr>
            <w:tcW w:w="3120" w:type="dxa"/>
            <w:tcMar>
              <w:top w:w="100" w:type="dxa"/>
              <w:left w:w="100" w:type="dxa"/>
              <w:bottom w:w="100" w:type="dxa"/>
              <w:right w:w="100" w:type="dxa"/>
            </w:tcMar>
          </w:tcPr>
          <w:p w14:paraId="4D9FDBB7" w14:textId="77777777" w:rsidR="007641BC" w:rsidRDefault="007641BC">
            <w:pPr>
              <w:widowControl w:val="0"/>
            </w:pPr>
          </w:p>
        </w:tc>
      </w:tr>
      <w:tr w:rsidR="007641BC" w14:paraId="119D5C77" w14:textId="77777777">
        <w:tc>
          <w:tcPr>
            <w:tcW w:w="3120" w:type="dxa"/>
            <w:tcMar>
              <w:top w:w="100" w:type="dxa"/>
              <w:left w:w="100" w:type="dxa"/>
              <w:bottom w:w="100" w:type="dxa"/>
              <w:right w:w="100" w:type="dxa"/>
            </w:tcMar>
          </w:tcPr>
          <w:p w14:paraId="4FE315DD" w14:textId="77777777" w:rsidR="007641BC" w:rsidRDefault="00B017F6">
            <w:pPr>
              <w:widowControl w:val="0"/>
            </w:pPr>
            <w:r>
              <w:t xml:space="preserve">Hadoop &amp; </w:t>
            </w:r>
            <w:proofErr w:type="spellStart"/>
            <w:r>
              <w:t>Datalake</w:t>
            </w:r>
            <w:proofErr w:type="spellEnd"/>
            <w:r>
              <w:t xml:space="preserve"> Setup</w:t>
            </w:r>
          </w:p>
        </w:tc>
        <w:tc>
          <w:tcPr>
            <w:tcW w:w="3120" w:type="dxa"/>
            <w:tcMar>
              <w:top w:w="100" w:type="dxa"/>
              <w:left w:w="100" w:type="dxa"/>
              <w:bottom w:w="100" w:type="dxa"/>
              <w:right w:w="100" w:type="dxa"/>
            </w:tcMar>
          </w:tcPr>
          <w:p w14:paraId="55CAACAE" w14:textId="77777777" w:rsidR="007641BC" w:rsidRDefault="00B017F6">
            <w:pPr>
              <w:widowControl w:val="0"/>
            </w:pPr>
            <w:proofErr w:type="spellStart"/>
            <w:r>
              <w:t>Zaloni</w:t>
            </w:r>
            <w:proofErr w:type="spellEnd"/>
          </w:p>
        </w:tc>
        <w:tc>
          <w:tcPr>
            <w:tcW w:w="3120" w:type="dxa"/>
            <w:tcMar>
              <w:top w:w="100" w:type="dxa"/>
              <w:left w:w="100" w:type="dxa"/>
              <w:bottom w:w="100" w:type="dxa"/>
              <w:right w:w="100" w:type="dxa"/>
            </w:tcMar>
          </w:tcPr>
          <w:p w14:paraId="5B4F708B" w14:textId="77777777" w:rsidR="007641BC" w:rsidRDefault="00B017F6">
            <w:pPr>
              <w:widowControl w:val="0"/>
            </w:pPr>
            <w:r>
              <w:t>Yin/Ranjith</w:t>
            </w:r>
          </w:p>
        </w:tc>
      </w:tr>
    </w:tbl>
    <w:p w14:paraId="5CF0FE25" w14:textId="77777777" w:rsidR="007641BC" w:rsidRDefault="007641BC"/>
    <w:p w14:paraId="687E9268" w14:textId="77777777" w:rsidR="005B74E7" w:rsidRDefault="005B74E7">
      <w:pPr>
        <w:rPr>
          <w:smallCaps/>
          <w:spacing w:val="5"/>
          <w:sz w:val="32"/>
          <w:szCs w:val="32"/>
        </w:rPr>
      </w:pPr>
      <w:r>
        <w:br w:type="page"/>
      </w:r>
    </w:p>
    <w:p w14:paraId="629D1890" w14:textId="5C60A287" w:rsidR="002022A2" w:rsidRDefault="002022A2" w:rsidP="005B74E7">
      <w:pPr>
        <w:pStyle w:val="Ttulo1"/>
        <w:numPr>
          <w:ilvl w:val="0"/>
          <w:numId w:val="9"/>
        </w:numPr>
      </w:pPr>
      <w:bookmarkStart w:id="71" w:name="_Toc482897558"/>
      <w:r w:rsidRPr="002022A2">
        <w:lastRenderedPageBreak/>
        <w:t>Ap</w:t>
      </w:r>
      <w:r w:rsidR="001A6C3B">
        <w:t>p</w:t>
      </w:r>
      <w:r w:rsidRPr="002022A2">
        <w:t>endix</w:t>
      </w:r>
      <w:bookmarkEnd w:id="71"/>
    </w:p>
    <w:p w14:paraId="27A3A886" w14:textId="7C1C50A3" w:rsidR="002022A2" w:rsidRDefault="001A6C3B" w:rsidP="002022A2">
      <w:pPr>
        <w:pStyle w:val="Ttulo2"/>
        <w:numPr>
          <w:ilvl w:val="1"/>
          <w:numId w:val="9"/>
        </w:numPr>
      </w:pPr>
      <w:bookmarkStart w:id="72" w:name="_Ref476748780"/>
      <w:bookmarkStart w:id="73" w:name="_Toc482897559"/>
      <w:r w:rsidRPr="00D944A3">
        <w:t>Filesystem</w:t>
      </w:r>
      <w:r w:rsidR="002022A2" w:rsidRPr="00D944A3">
        <w:t xml:space="preserve"> &amp; Partition Recommendation:</w:t>
      </w:r>
      <w:bookmarkEnd w:id="72"/>
      <w:bookmarkEnd w:id="73"/>
    </w:p>
    <w:p w14:paraId="0B03AA02" w14:textId="44C2D53A" w:rsidR="00503D7A" w:rsidRDefault="00503D7A" w:rsidP="00503D7A">
      <w:r>
        <w:t>Be</w:t>
      </w:r>
      <w:r w:rsidR="003D7B75">
        <w:t xml:space="preserve">low are recommendations and </w:t>
      </w:r>
      <w:r>
        <w:t>partition size</w:t>
      </w:r>
      <w:r w:rsidR="003D7B75">
        <w:t>s</w:t>
      </w:r>
      <w:r>
        <w:t xml:space="preserve"> and</w:t>
      </w:r>
      <w:r w:rsidR="003D7B75">
        <w:t>/or</w:t>
      </w:r>
      <w:r>
        <w:t xml:space="preserve"> mount points might get modified </w:t>
      </w:r>
      <w:r w:rsidR="003D7B75">
        <w:t xml:space="preserve">after design discovery </w:t>
      </w:r>
      <w:proofErr w:type="gramStart"/>
      <w:r w:rsidR="003D7B75">
        <w:t>phase</w:t>
      </w:r>
      <w:r>
        <w:t xml:space="preserve"> .</w:t>
      </w:r>
      <w:proofErr w:type="gramEnd"/>
      <w:r>
        <w:t xml:space="preserve"> </w:t>
      </w:r>
    </w:p>
    <w:p w14:paraId="00435DE7" w14:textId="4FE8E72A" w:rsidR="00D944A3" w:rsidRDefault="008C1E86" w:rsidP="008C1E86">
      <w:pPr>
        <w:pStyle w:val="Ttulo3"/>
        <w:numPr>
          <w:ilvl w:val="2"/>
          <w:numId w:val="9"/>
        </w:numPr>
      </w:pPr>
      <w:bookmarkStart w:id="74" w:name="_Toc482897560"/>
      <w:r>
        <w:t>Production</w:t>
      </w:r>
      <w:bookmarkEnd w:id="74"/>
      <w:r w:rsidR="00AD1A0E">
        <w:t xml:space="preserve"> </w:t>
      </w:r>
    </w:p>
    <w:p w14:paraId="4C88FC9D" w14:textId="1E8C3907" w:rsidR="00503D7A" w:rsidRDefault="00AD1A0E" w:rsidP="002022A2">
      <w:r>
        <w:t>Below are recommended partitions</w:t>
      </w:r>
      <w:r w:rsidR="00556588">
        <w:t xml:space="preserve"> and </w:t>
      </w:r>
      <w:r w:rsidR="00A65C09">
        <w:t>partition size</w:t>
      </w:r>
      <w:r w:rsidR="00556588">
        <w:t xml:space="preserve"> per </w:t>
      </w:r>
      <w:proofErr w:type="gramStart"/>
      <w:r w:rsidR="00556588">
        <w:t>server .</w:t>
      </w:r>
      <w:proofErr w:type="gramEnd"/>
      <w:r w:rsidR="00556588">
        <w:t xml:space="preserve"> This do</w:t>
      </w:r>
      <w:r>
        <w:t xml:space="preserve">es not </w:t>
      </w:r>
      <w:r w:rsidR="00556588">
        <w:t xml:space="preserve">account for </w:t>
      </w:r>
      <w:r w:rsidR="00A65C09">
        <w:t xml:space="preserve">any </w:t>
      </w:r>
      <w:r w:rsidR="00556588">
        <w:t xml:space="preserve">mandates or </w:t>
      </w:r>
      <w:r>
        <w:t xml:space="preserve">recommendation </w:t>
      </w:r>
      <w:r w:rsidR="00556588">
        <w:t>that Hardware Vendor</w:t>
      </w:r>
      <w:r>
        <w:t xml:space="preserve"> might </w:t>
      </w:r>
      <w:proofErr w:type="gramStart"/>
      <w:r>
        <w:t>require .</w:t>
      </w:r>
      <w:proofErr w:type="gramEnd"/>
      <w:r w:rsidR="00503D7A">
        <w:t xml:space="preserve"> </w:t>
      </w:r>
    </w:p>
    <w:p w14:paraId="68E6EAA2" w14:textId="11AEFABB" w:rsidR="002022A2" w:rsidRPr="00556588" w:rsidRDefault="00F17A26" w:rsidP="002022A2">
      <w:pPr>
        <w:rPr>
          <w:b/>
        </w:rPr>
      </w:pPr>
      <w:r>
        <w:rPr>
          <w:b/>
        </w:rPr>
        <w:t xml:space="preserve">Table </w:t>
      </w:r>
      <w:proofErr w:type="gramStart"/>
      <w:r>
        <w:rPr>
          <w:b/>
        </w:rPr>
        <w:t>1 :</w:t>
      </w:r>
      <w:proofErr w:type="gramEnd"/>
      <w:r>
        <w:rPr>
          <w:b/>
        </w:rPr>
        <w:t xml:space="preserve"> </w:t>
      </w:r>
      <w:r w:rsidR="002022A2" w:rsidRPr="00556588">
        <w:rPr>
          <w:b/>
        </w:rPr>
        <w:t>Master Node:</w:t>
      </w:r>
    </w:p>
    <w:tbl>
      <w:tblPr>
        <w:tblW w:w="9458"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2"/>
        <w:gridCol w:w="2903"/>
        <w:gridCol w:w="1835"/>
        <w:gridCol w:w="1818"/>
      </w:tblGrid>
      <w:tr w:rsidR="00662F35" w:rsidRPr="002022A2" w14:paraId="16CF837E" w14:textId="77777777" w:rsidTr="00662F35">
        <w:trPr>
          <w:trHeight w:val="320"/>
        </w:trPr>
        <w:tc>
          <w:tcPr>
            <w:tcW w:w="2902" w:type="dxa"/>
            <w:shd w:val="clear" w:color="9CC2E5" w:fill="9CC2E5"/>
            <w:noWrap/>
            <w:vAlign w:val="center"/>
            <w:hideMark/>
          </w:tcPr>
          <w:p w14:paraId="674253A9" w14:textId="77777777" w:rsidR="00AD1A0E" w:rsidRPr="002022A2" w:rsidRDefault="00AD1A0E" w:rsidP="002022A2">
            <w:pPr>
              <w:jc w:val="center"/>
              <w:rPr>
                <w:rFonts w:ascii="Hp simplified" w:eastAsia="Times New Roman" w:hAnsi="Hp simplified"/>
                <w:b/>
                <w:bCs/>
              </w:rPr>
            </w:pPr>
            <w:r w:rsidRPr="002022A2">
              <w:rPr>
                <w:rFonts w:ascii="Hp simplified" w:eastAsia="Times New Roman" w:hAnsi="Hp simplified"/>
                <w:b/>
                <w:bCs/>
              </w:rPr>
              <w:t>Mount Point</w:t>
            </w:r>
          </w:p>
        </w:tc>
        <w:tc>
          <w:tcPr>
            <w:tcW w:w="2903" w:type="dxa"/>
            <w:shd w:val="clear" w:color="9CC2E5" w:fill="9CC2E5"/>
            <w:noWrap/>
            <w:vAlign w:val="center"/>
            <w:hideMark/>
          </w:tcPr>
          <w:p w14:paraId="76907B31" w14:textId="77777777" w:rsidR="00AD1A0E" w:rsidRPr="002022A2" w:rsidRDefault="00AD1A0E" w:rsidP="002022A2">
            <w:pPr>
              <w:jc w:val="center"/>
              <w:rPr>
                <w:rFonts w:ascii="Hp simplified" w:eastAsia="Times New Roman" w:hAnsi="Hp simplified"/>
                <w:b/>
                <w:bCs/>
              </w:rPr>
            </w:pPr>
            <w:r w:rsidRPr="002022A2">
              <w:rPr>
                <w:rFonts w:ascii="Hp simplified" w:eastAsia="Times New Roman" w:hAnsi="Hp simplified"/>
                <w:b/>
                <w:bCs/>
              </w:rPr>
              <w:t>Size(GB)</w:t>
            </w:r>
          </w:p>
        </w:tc>
        <w:tc>
          <w:tcPr>
            <w:tcW w:w="1835" w:type="dxa"/>
            <w:shd w:val="clear" w:color="FFE598" w:fill="FFE598"/>
            <w:noWrap/>
            <w:vAlign w:val="center"/>
            <w:hideMark/>
          </w:tcPr>
          <w:p w14:paraId="1FD31039" w14:textId="77777777" w:rsidR="00AD1A0E" w:rsidRPr="002022A2" w:rsidRDefault="00AD1A0E" w:rsidP="002022A2">
            <w:pPr>
              <w:jc w:val="center"/>
              <w:rPr>
                <w:rFonts w:ascii="Hp simplified" w:eastAsia="Times New Roman" w:hAnsi="Hp simplified"/>
                <w:b/>
                <w:bCs/>
              </w:rPr>
            </w:pPr>
            <w:r w:rsidRPr="002022A2">
              <w:rPr>
                <w:rFonts w:ascii="Hp simplified" w:eastAsia="Times New Roman" w:hAnsi="Hp simplified"/>
                <w:b/>
                <w:bCs/>
              </w:rPr>
              <w:t>RAW Disks</w:t>
            </w:r>
          </w:p>
        </w:tc>
        <w:tc>
          <w:tcPr>
            <w:tcW w:w="1818" w:type="dxa"/>
            <w:shd w:val="clear" w:color="FFE598" w:fill="FFE598"/>
            <w:noWrap/>
            <w:vAlign w:val="center"/>
            <w:hideMark/>
          </w:tcPr>
          <w:p w14:paraId="594A69F3" w14:textId="77777777" w:rsidR="00AD1A0E" w:rsidRPr="002022A2" w:rsidRDefault="00AD1A0E" w:rsidP="002022A2">
            <w:pPr>
              <w:jc w:val="center"/>
              <w:rPr>
                <w:rFonts w:ascii="Hp simplified" w:eastAsia="Times New Roman" w:hAnsi="Hp simplified"/>
                <w:b/>
                <w:bCs/>
              </w:rPr>
            </w:pPr>
            <w:r w:rsidRPr="002022A2">
              <w:rPr>
                <w:rFonts w:ascii="Hp simplified" w:eastAsia="Times New Roman" w:hAnsi="Hp simplified"/>
                <w:b/>
                <w:bCs/>
              </w:rPr>
              <w:t>RAID</w:t>
            </w:r>
          </w:p>
        </w:tc>
      </w:tr>
      <w:tr w:rsidR="00662F35" w:rsidRPr="002022A2" w14:paraId="2C9AE28C" w14:textId="77777777" w:rsidTr="00662F35">
        <w:trPr>
          <w:trHeight w:val="320"/>
        </w:trPr>
        <w:tc>
          <w:tcPr>
            <w:tcW w:w="2902" w:type="dxa"/>
            <w:shd w:val="clear" w:color="9DC3E6" w:fill="9DC3E6"/>
            <w:noWrap/>
            <w:vAlign w:val="center"/>
            <w:hideMark/>
          </w:tcPr>
          <w:p w14:paraId="31F4480C"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w:t>
            </w:r>
          </w:p>
        </w:tc>
        <w:tc>
          <w:tcPr>
            <w:tcW w:w="2903" w:type="dxa"/>
            <w:shd w:val="clear" w:color="9DC3E6" w:fill="9DC3E6"/>
            <w:noWrap/>
            <w:vAlign w:val="center"/>
            <w:hideMark/>
          </w:tcPr>
          <w:p w14:paraId="037CD4F2"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50</w:t>
            </w:r>
          </w:p>
        </w:tc>
        <w:tc>
          <w:tcPr>
            <w:tcW w:w="1835" w:type="dxa"/>
            <w:vMerge w:val="restart"/>
            <w:shd w:val="clear" w:color="FFE699" w:fill="FFE699"/>
            <w:noWrap/>
            <w:vAlign w:val="center"/>
            <w:hideMark/>
          </w:tcPr>
          <w:p w14:paraId="6702008F"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2</w:t>
            </w:r>
          </w:p>
        </w:tc>
        <w:tc>
          <w:tcPr>
            <w:tcW w:w="1818" w:type="dxa"/>
            <w:vMerge w:val="restart"/>
            <w:shd w:val="clear" w:color="FFE699" w:fill="FFE699"/>
            <w:noWrap/>
            <w:vAlign w:val="center"/>
            <w:hideMark/>
          </w:tcPr>
          <w:p w14:paraId="69924CD8"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RAID 1</w:t>
            </w:r>
          </w:p>
        </w:tc>
      </w:tr>
      <w:tr w:rsidR="00662F35" w:rsidRPr="002022A2" w14:paraId="4A706517" w14:textId="77777777" w:rsidTr="00662F35">
        <w:trPr>
          <w:trHeight w:val="320"/>
        </w:trPr>
        <w:tc>
          <w:tcPr>
            <w:tcW w:w="2902" w:type="dxa"/>
            <w:shd w:val="clear" w:color="9DC3E6" w:fill="9DC3E6"/>
            <w:noWrap/>
            <w:vAlign w:val="center"/>
            <w:hideMark/>
          </w:tcPr>
          <w:p w14:paraId="4CF1D3CC"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/dev</w:t>
            </w:r>
          </w:p>
        </w:tc>
        <w:tc>
          <w:tcPr>
            <w:tcW w:w="2903" w:type="dxa"/>
            <w:shd w:val="clear" w:color="9DC3E6" w:fill="9DC3E6"/>
            <w:noWrap/>
            <w:vAlign w:val="center"/>
            <w:hideMark/>
          </w:tcPr>
          <w:p w14:paraId="74572920"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32</w:t>
            </w:r>
          </w:p>
        </w:tc>
        <w:tc>
          <w:tcPr>
            <w:tcW w:w="1835" w:type="dxa"/>
            <w:vMerge/>
            <w:vAlign w:val="center"/>
            <w:hideMark/>
          </w:tcPr>
          <w:p w14:paraId="4ED19FAB"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7539EE1B" w14:textId="77777777" w:rsidR="00AD1A0E" w:rsidRPr="002022A2" w:rsidRDefault="00AD1A0E" w:rsidP="002022A2">
            <w:pPr>
              <w:rPr>
                <w:rFonts w:ascii="Hp simplified" w:eastAsia="Times New Roman" w:hAnsi="Hp simplified"/>
                <w:color w:val="FF0000"/>
              </w:rPr>
            </w:pPr>
          </w:p>
        </w:tc>
      </w:tr>
      <w:tr w:rsidR="00662F35" w:rsidRPr="002022A2" w14:paraId="7D237190" w14:textId="77777777" w:rsidTr="00662F35">
        <w:trPr>
          <w:trHeight w:val="320"/>
        </w:trPr>
        <w:tc>
          <w:tcPr>
            <w:tcW w:w="2902" w:type="dxa"/>
            <w:shd w:val="clear" w:color="9DC3E6" w:fill="9DC3E6"/>
            <w:noWrap/>
            <w:vAlign w:val="center"/>
            <w:hideMark/>
          </w:tcPr>
          <w:p w14:paraId="54E2F0C1"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/boot</w:t>
            </w:r>
          </w:p>
        </w:tc>
        <w:tc>
          <w:tcPr>
            <w:tcW w:w="2903" w:type="dxa"/>
            <w:shd w:val="clear" w:color="9DC3E6" w:fill="9DC3E6"/>
            <w:noWrap/>
            <w:vAlign w:val="center"/>
            <w:hideMark/>
          </w:tcPr>
          <w:p w14:paraId="213B0E4E"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35" w:type="dxa"/>
            <w:vMerge/>
            <w:vAlign w:val="center"/>
            <w:hideMark/>
          </w:tcPr>
          <w:p w14:paraId="71A09947"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64787B6A" w14:textId="77777777" w:rsidR="00AD1A0E" w:rsidRPr="002022A2" w:rsidRDefault="00AD1A0E" w:rsidP="002022A2">
            <w:pPr>
              <w:rPr>
                <w:rFonts w:ascii="Hp simplified" w:eastAsia="Times New Roman" w:hAnsi="Hp simplified"/>
                <w:color w:val="FF0000"/>
              </w:rPr>
            </w:pPr>
          </w:p>
        </w:tc>
      </w:tr>
      <w:tr w:rsidR="00662F35" w:rsidRPr="002022A2" w14:paraId="4B18F820" w14:textId="77777777" w:rsidTr="00662F35">
        <w:trPr>
          <w:trHeight w:val="320"/>
        </w:trPr>
        <w:tc>
          <w:tcPr>
            <w:tcW w:w="2902" w:type="dxa"/>
            <w:shd w:val="clear" w:color="9DC3E6" w:fill="9DC3E6"/>
            <w:noWrap/>
            <w:vAlign w:val="center"/>
            <w:hideMark/>
          </w:tcPr>
          <w:p w14:paraId="53C89C45"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/opt</w:t>
            </w:r>
          </w:p>
        </w:tc>
        <w:tc>
          <w:tcPr>
            <w:tcW w:w="2903" w:type="dxa"/>
            <w:shd w:val="clear" w:color="9DC3E6" w:fill="9DC3E6"/>
            <w:noWrap/>
            <w:vAlign w:val="center"/>
            <w:hideMark/>
          </w:tcPr>
          <w:p w14:paraId="521FDFC0" w14:textId="1323D003"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2</w:t>
            </w:r>
            <w:r w:rsidR="00F0557F">
              <w:rPr>
                <w:rFonts w:ascii="Hp simplified" w:eastAsia="Times New Roman" w:hAnsi="Hp simplified"/>
                <w:color w:val="FF0000"/>
              </w:rPr>
              <w:t>50</w:t>
            </w:r>
          </w:p>
        </w:tc>
        <w:tc>
          <w:tcPr>
            <w:tcW w:w="1835" w:type="dxa"/>
            <w:vMerge/>
            <w:vAlign w:val="center"/>
            <w:hideMark/>
          </w:tcPr>
          <w:p w14:paraId="2BD7BD0A"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45EDB3D6" w14:textId="77777777" w:rsidR="00AD1A0E" w:rsidRPr="002022A2" w:rsidRDefault="00AD1A0E" w:rsidP="002022A2">
            <w:pPr>
              <w:rPr>
                <w:rFonts w:ascii="Hp simplified" w:eastAsia="Times New Roman" w:hAnsi="Hp simplified"/>
                <w:color w:val="FF0000"/>
              </w:rPr>
            </w:pPr>
          </w:p>
        </w:tc>
      </w:tr>
      <w:tr w:rsidR="00662F35" w:rsidRPr="002022A2" w14:paraId="7A512827" w14:textId="77777777" w:rsidTr="00662F35">
        <w:trPr>
          <w:trHeight w:val="320"/>
        </w:trPr>
        <w:tc>
          <w:tcPr>
            <w:tcW w:w="2902" w:type="dxa"/>
            <w:shd w:val="clear" w:color="9DC3E6" w:fill="9DC3E6"/>
            <w:noWrap/>
            <w:vAlign w:val="center"/>
            <w:hideMark/>
          </w:tcPr>
          <w:p w14:paraId="17F3C63C"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w:t>
            </w:r>
            <w:proofErr w:type="spellStart"/>
            <w:r w:rsidRPr="002022A2">
              <w:rPr>
                <w:rFonts w:ascii="Hp simplified" w:eastAsia="Times New Roman" w:hAnsi="Hp simplified"/>
              </w:rPr>
              <w:t>var</w:t>
            </w:r>
            <w:proofErr w:type="spellEnd"/>
          </w:p>
        </w:tc>
        <w:tc>
          <w:tcPr>
            <w:tcW w:w="2903" w:type="dxa"/>
            <w:shd w:val="clear" w:color="9DC3E6" w:fill="9DC3E6"/>
            <w:noWrap/>
            <w:vAlign w:val="center"/>
            <w:hideMark/>
          </w:tcPr>
          <w:p w14:paraId="7E08A0C5" w14:textId="223C4205"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2</w:t>
            </w:r>
            <w:r w:rsidR="00F0557F">
              <w:rPr>
                <w:rFonts w:ascii="Hp simplified" w:eastAsia="Times New Roman" w:hAnsi="Hp simplified"/>
                <w:color w:val="FF0000"/>
              </w:rPr>
              <w:t>50</w:t>
            </w:r>
          </w:p>
        </w:tc>
        <w:tc>
          <w:tcPr>
            <w:tcW w:w="1835" w:type="dxa"/>
            <w:vMerge/>
            <w:vAlign w:val="center"/>
            <w:hideMark/>
          </w:tcPr>
          <w:p w14:paraId="2C0C8F84"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59750BC3" w14:textId="77777777" w:rsidR="00AD1A0E" w:rsidRPr="002022A2" w:rsidRDefault="00AD1A0E" w:rsidP="002022A2">
            <w:pPr>
              <w:rPr>
                <w:rFonts w:ascii="Hp simplified" w:eastAsia="Times New Roman" w:hAnsi="Hp simplified"/>
                <w:color w:val="FF0000"/>
              </w:rPr>
            </w:pPr>
          </w:p>
        </w:tc>
      </w:tr>
      <w:tr w:rsidR="00662F35" w:rsidRPr="002022A2" w14:paraId="1D13FF51" w14:textId="77777777" w:rsidTr="00662F35">
        <w:trPr>
          <w:trHeight w:val="320"/>
        </w:trPr>
        <w:tc>
          <w:tcPr>
            <w:tcW w:w="2902" w:type="dxa"/>
            <w:shd w:val="clear" w:color="9DC3E6" w:fill="9DC3E6"/>
            <w:noWrap/>
            <w:vAlign w:val="center"/>
            <w:hideMark/>
          </w:tcPr>
          <w:p w14:paraId="167E6B17"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w:t>
            </w:r>
            <w:proofErr w:type="spellStart"/>
            <w:r w:rsidRPr="002022A2">
              <w:rPr>
                <w:rFonts w:ascii="Hp simplified" w:eastAsia="Times New Roman" w:hAnsi="Hp simplified"/>
              </w:rPr>
              <w:t>tmp</w:t>
            </w:r>
            <w:proofErr w:type="spellEnd"/>
          </w:p>
        </w:tc>
        <w:tc>
          <w:tcPr>
            <w:tcW w:w="2903" w:type="dxa"/>
            <w:shd w:val="clear" w:color="9DC3E6" w:fill="9DC3E6"/>
            <w:noWrap/>
            <w:vAlign w:val="center"/>
            <w:hideMark/>
          </w:tcPr>
          <w:p w14:paraId="0ADEFBD8"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200</w:t>
            </w:r>
          </w:p>
        </w:tc>
        <w:tc>
          <w:tcPr>
            <w:tcW w:w="1835" w:type="dxa"/>
            <w:vMerge/>
            <w:vAlign w:val="center"/>
            <w:hideMark/>
          </w:tcPr>
          <w:p w14:paraId="27704092"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3418236E" w14:textId="77777777" w:rsidR="00AD1A0E" w:rsidRPr="002022A2" w:rsidRDefault="00AD1A0E" w:rsidP="002022A2">
            <w:pPr>
              <w:rPr>
                <w:rFonts w:ascii="Hp simplified" w:eastAsia="Times New Roman" w:hAnsi="Hp simplified"/>
                <w:color w:val="FF0000"/>
              </w:rPr>
            </w:pPr>
          </w:p>
        </w:tc>
      </w:tr>
      <w:tr w:rsidR="00662F35" w:rsidRPr="002022A2" w14:paraId="4518BC9D" w14:textId="77777777" w:rsidTr="00662F35">
        <w:trPr>
          <w:trHeight w:val="320"/>
        </w:trPr>
        <w:tc>
          <w:tcPr>
            <w:tcW w:w="2902" w:type="dxa"/>
            <w:shd w:val="clear" w:color="9DC3E6" w:fill="9DC3E6"/>
            <w:noWrap/>
            <w:vAlign w:val="center"/>
            <w:hideMark/>
          </w:tcPr>
          <w:p w14:paraId="23367D6D"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/grid/0</w:t>
            </w:r>
          </w:p>
        </w:tc>
        <w:tc>
          <w:tcPr>
            <w:tcW w:w="2903" w:type="dxa"/>
            <w:shd w:val="clear" w:color="9DC3E6" w:fill="9DC3E6"/>
            <w:noWrap/>
            <w:vAlign w:val="center"/>
            <w:hideMark/>
          </w:tcPr>
          <w:p w14:paraId="7C767E82"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1800</w:t>
            </w:r>
          </w:p>
        </w:tc>
        <w:tc>
          <w:tcPr>
            <w:tcW w:w="1835" w:type="dxa"/>
            <w:shd w:val="clear" w:color="FFE699" w:fill="FFE699"/>
            <w:noWrap/>
            <w:vAlign w:val="center"/>
            <w:hideMark/>
          </w:tcPr>
          <w:p w14:paraId="68E03F1B"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w:t>
            </w:r>
          </w:p>
        </w:tc>
        <w:tc>
          <w:tcPr>
            <w:tcW w:w="1818" w:type="dxa"/>
            <w:shd w:val="clear" w:color="FFE699" w:fill="FFE699"/>
            <w:noWrap/>
            <w:vAlign w:val="center"/>
            <w:hideMark/>
          </w:tcPr>
          <w:p w14:paraId="5AC14FA1"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RAID 10</w:t>
            </w:r>
          </w:p>
        </w:tc>
      </w:tr>
      <w:tr w:rsidR="00662F35" w:rsidRPr="002022A2" w14:paraId="093D551D" w14:textId="77777777" w:rsidTr="00662F35">
        <w:trPr>
          <w:trHeight w:val="320"/>
        </w:trPr>
        <w:tc>
          <w:tcPr>
            <w:tcW w:w="2902" w:type="dxa"/>
            <w:shd w:val="clear" w:color="9DC3E6" w:fill="9DC3E6"/>
            <w:noWrap/>
            <w:vAlign w:val="center"/>
            <w:hideMark/>
          </w:tcPr>
          <w:p w14:paraId="6108A6CE"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/master/0</w:t>
            </w:r>
          </w:p>
        </w:tc>
        <w:tc>
          <w:tcPr>
            <w:tcW w:w="2903" w:type="dxa"/>
            <w:shd w:val="clear" w:color="9DC3E6" w:fill="9DC3E6"/>
            <w:noWrap/>
            <w:vAlign w:val="center"/>
            <w:hideMark/>
          </w:tcPr>
          <w:p w14:paraId="23F40986"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900 GB</w:t>
            </w:r>
          </w:p>
        </w:tc>
        <w:tc>
          <w:tcPr>
            <w:tcW w:w="1835" w:type="dxa"/>
            <w:shd w:val="clear" w:color="FFE699" w:fill="FFE699"/>
            <w:noWrap/>
            <w:vAlign w:val="center"/>
            <w:hideMark/>
          </w:tcPr>
          <w:p w14:paraId="641E279A"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49136CAF" w14:textId="37A41E45" w:rsidR="00AD1A0E" w:rsidRPr="005F213C" w:rsidRDefault="00AD1A0E" w:rsidP="002022A2">
            <w:pPr>
              <w:jc w:val="center"/>
              <w:rPr>
                <w:rFonts w:ascii="Hp simplified" w:eastAsia="Times New Roman" w:hAnsi="Hp simplified"/>
                <w:strike/>
                <w:color w:val="FF0000"/>
              </w:rPr>
            </w:pPr>
            <w:r w:rsidRPr="005F213C">
              <w:rPr>
                <w:rFonts w:ascii="Hp simplified" w:eastAsia="Times New Roman" w:hAnsi="Hp simplified"/>
                <w:strike/>
                <w:color w:val="FF0000"/>
              </w:rPr>
              <w:t>n/a</w:t>
            </w:r>
            <w:r w:rsidR="005F213C">
              <w:rPr>
                <w:rFonts w:ascii="Hp simplified" w:eastAsia="Times New Roman" w:hAnsi="Hp simplified"/>
                <w:strike/>
                <w:color w:val="FF0000"/>
              </w:rPr>
              <w:t xml:space="preserve"> </w:t>
            </w:r>
            <w:r w:rsidR="00BB581E" w:rsidRPr="00BB581E">
              <w:rPr>
                <w:rFonts w:ascii="Hp simplified" w:eastAsia="Times New Roman" w:hAnsi="Hp simplified"/>
                <w:color w:val="FF0000"/>
              </w:rPr>
              <w:t xml:space="preserve">  </w:t>
            </w:r>
            <w:r w:rsidR="005F213C" w:rsidRPr="00BB581E">
              <w:rPr>
                <w:rFonts w:ascii="Hp simplified" w:eastAsia="Times New Roman" w:hAnsi="Hp simplified"/>
                <w:b/>
                <w:color w:val="FF0000"/>
              </w:rPr>
              <w:t>RAID 0</w:t>
            </w:r>
          </w:p>
        </w:tc>
      </w:tr>
      <w:tr w:rsidR="00662F35" w:rsidRPr="002022A2" w14:paraId="2790F556" w14:textId="77777777" w:rsidTr="00662F35">
        <w:trPr>
          <w:trHeight w:val="320"/>
        </w:trPr>
        <w:tc>
          <w:tcPr>
            <w:tcW w:w="2902" w:type="dxa"/>
            <w:shd w:val="clear" w:color="9DC3E6" w:fill="9DC3E6"/>
            <w:noWrap/>
            <w:vAlign w:val="center"/>
            <w:hideMark/>
          </w:tcPr>
          <w:p w14:paraId="10F6DD5B"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/master/1</w:t>
            </w:r>
          </w:p>
        </w:tc>
        <w:tc>
          <w:tcPr>
            <w:tcW w:w="2903" w:type="dxa"/>
            <w:shd w:val="clear" w:color="9DC3E6" w:fill="9DC3E6"/>
            <w:noWrap/>
            <w:vAlign w:val="center"/>
            <w:hideMark/>
          </w:tcPr>
          <w:p w14:paraId="699698CA"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900 GB</w:t>
            </w:r>
          </w:p>
        </w:tc>
        <w:tc>
          <w:tcPr>
            <w:tcW w:w="1835" w:type="dxa"/>
            <w:shd w:val="clear" w:color="FFE699" w:fill="FFE699"/>
            <w:noWrap/>
            <w:vAlign w:val="center"/>
            <w:hideMark/>
          </w:tcPr>
          <w:p w14:paraId="51706814"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53D82F07" w14:textId="2E2A07B2" w:rsidR="00AD1A0E" w:rsidRPr="005F213C" w:rsidRDefault="00AD1A0E" w:rsidP="002022A2">
            <w:pPr>
              <w:jc w:val="center"/>
              <w:rPr>
                <w:rFonts w:ascii="Hp simplified" w:eastAsia="Times New Roman" w:hAnsi="Hp simplified"/>
                <w:strike/>
                <w:color w:val="FF0000"/>
              </w:rPr>
            </w:pPr>
            <w:r w:rsidRPr="005F213C">
              <w:rPr>
                <w:rFonts w:ascii="Hp simplified" w:eastAsia="Times New Roman" w:hAnsi="Hp simplified"/>
                <w:strike/>
                <w:color w:val="FF0000"/>
              </w:rPr>
              <w:t>n/a</w:t>
            </w:r>
            <w:r w:rsidR="005F213C" w:rsidRPr="00BB581E">
              <w:rPr>
                <w:rFonts w:ascii="Hp simplified" w:eastAsia="Times New Roman" w:hAnsi="Hp simplified"/>
                <w:color w:val="FF0000"/>
              </w:rPr>
              <w:t xml:space="preserve"> </w:t>
            </w:r>
            <w:r w:rsidR="00BB581E" w:rsidRPr="00BB581E">
              <w:rPr>
                <w:rFonts w:ascii="Hp simplified" w:eastAsia="Times New Roman" w:hAnsi="Hp simplified"/>
                <w:color w:val="FF0000"/>
              </w:rPr>
              <w:t xml:space="preserve">    </w:t>
            </w:r>
            <w:r w:rsidR="005F213C" w:rsidRPr="00BB581E">
              <w:rPr>
                <w:rFonts w:ascii="Hp simplified" w:eastAsia="Times New Roman" w:hAnsi="Hp simplified"/>
                <w:b/>
                <w:color w:val="FF0000"/>
              </w:rPr>
              <w:t>RAID 0</w:t>
            </w:r>
          </w:p>
        </w:tc>
      </w:tr>
      <w:tr w:rsidR="00662F35" w:rsidRPr="002022A2" w14:paraId="55E8B8E7" w14:textId="77777777" w:rsidTr="00662F35">
        <w:trPr>
          <w:trHeight w:val="320"/>
        </w:trPr>
        <w:tc>
          <w:tcPr>
            <w:tcW w:w="9458" w:type="dxa"/>
            <w:gridSpan w:val="4"/>
            <w:shd w:val="clear" w:color="9DC3E6" w:fill="9DC3E6"/>
            <w:noWrap/>
            <w:vAlign w:val="center"/>
          </w:tcPr>
          <w:p w14:paraId="0FC521FE" w14:textId="77777777" w:rsidR="00662F35" w:rsidRDefault="00662F35" w:rsidP="00662F35">
            <w:r>
              <w:t>NOTES:</w:t>
            </w:r>
          </w:p>
          <w:p w14:paraId="18B5CF8D" w14:textId="77777777" w:rsidR="00662F35" w:rsidRDefault="00662F35" w:rsidP="00662F35"/>
          <w:p w14:paraId="11E80DE2" w14:textId="77777777" w:rsidR="00662F35" w:rsidRDefault="00662F35" w:rsidP="00662F35">
            <w:r>
              <w:t>Use ext4 formatting for all partitions.</w:t>
            </w:r>
          </w:p>
          <w:p w14:paraId="0E695508" w14:textId="77777777" w:rsidR="00662F35" w:rsidRDefault="00662F35" w:rsidP="00662F35"/>
          <w:p w14:paraId="79EFDF65" w14:textId="77777777" w:rsidR="00662F35" w:rsidRDefault="00662F35" w:rsidP="00662F35">
            <w:r>
              <w:t xml:space="preserve">For /grid/* and /master/* </w:t>
            </w:r>
            <w:proofErr w:type="gramStart"/>
            <w:r>
              <w:t>partitions :</w:t>
            </w:r>
            <w:proofErr w:type="gramEnd"/>
          </w:p>
          <w:p w14:paraId="025A12D4" w14:textId="77777777" w:rsidR="00662F35" w:rsidRDefault="00662F35" w:rsidP="00662F35">
            <w:r>
              <w:t xml:space="preserve">    Do not use Linux Logical Volume Manager (LVM)</w:t>
            </w:r>
          </w:p>
          <w:p w14:paraId="3C2AED91" w14:textId="77777777" w:rsidR="00662F35" w:rsidRPr="002022A2" w:rsidRDefault="00662F35" w:rsidP="002022A2">
            <w:pPr>
              <w:jc w:val="center"/>
              <w:rPr>
                <w:rFonts w:ascii="Hp simplified" w:eastAsia="Times New Roman" w:hAnsi="Hp simplified"/>
                <w:color w:val="FF0000"/>
              </w:rPr>
            </w:pPr>
          </w:p>
        </w:tc>
      </w:tr>
    </w:tbl>
    <w:p w14:paraId="73D537D0" w14:textId="77777777" w:rsidR="002022A2" w:rsidRDefault="002022A2" w:rsidP="002022A2"/>
    <w:p w14:paraId="57F8D81A" w14:textId="77777777" w:rsidR="005040E6" w:rsidRDefault="005040E6" w:rsidP="002022A2"/>
    <w:p w14:paraId="5F8C37C2" w14:textId="77777777" w:rsidR="003C4F3B" w:rsidRDefault="003C4F3B" w:rsidP="002022A2"/>
    <w:p w14:paraId="4597D9E4" w14:textId="77777777" w:rsidR="003C4F3B" w:rsidRDefault="003C4F3B" w:rsidP="002022A2"/>
    <w:p w14:paraId="677723C9" w14:textId="00D58678" w:rsidR="002022A2" w:rsidRPr="00556588" w:rsidRDefault="00F17A26">
      <w:pPr>
        <w:rPr>
          <w:b/>
        </w:rPr>
      </w:pPr>
      <w:r>
        <w:rPr>
          <w:b/>
        </w:rPr>
        <w:t xml:space="preserve">Table </w:t>
      </w:r>
      <w:proofErr w:type="gramStart"/>
      <w:r>
        <w:rPr>
          <w:b/>
        </w:rPr>
        <w:t>2 :</w:t>
      </w:r>
      <w:proofErr w:type="gramEnd"/>
      <w:r>
        <w:rPr>
          <w:b/>
        </w:rPr>
        <w:t xml:space="preserve"> </w:t>
      </w:r>
      <w:r w:rsidR="002022A2" w:rsidRPr="00556588">
        <w:rPr>
          <w:b/>
        </w:rPr>
        <w:t xml:space="preserve">Slave Node: </w:t>
      </w:r>
    </w:p>
    <w:tbl>
      <w:tblPr>
        <w:tblW w:w="9458"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2"/>
        <w:gridCol w:w="2903"/>
        <w:gridCol w:w="1835"/>
        <w:gridCol w:w="1818"/>
      </w:tblGrid>
      <w:tr w:rsidR="00662F35" w:rsidRPr="002022A2" w14:paraId="708E6B22" w14:textId="77777777" w:rsidTr="00662F35">
        <w:trPr>
          <w:trHeight w:val="320"/>
        </w:trPr>
        <w:tc>
          <w:tcPr>
            <w:tcW w:w="2902" w:type="dxa"/>
            <w:shd w:val="clear" w:color="9CC2E5" w:fill="9CC2E5"/>
            <w:noWrap/>
            <w:vAlign w:val="center"/>
            <w:hideMark/>
          </w:tcPr>
          <w:p w14:paraId="3D909C93" w14:textId="77777777" w:rsidR="00AD1A0E" w:rsidRPr="002022A2" w:rsidRDefault="00AD1A0E" w:rsidP="002022A2">
            <w:pPr>
              <w:jc w:val="center"/>
              <w:rPr>
                <w:rFonts w:ascii="Hp simplified" w:eastAsia="Times New Roman" w:hAnsi="Hp simplified"/>
                <w:b/>
                <w:bCs/>
              </w:rPr>
            </w:pPr>
            <w:r w:rsidRPr="002022A2">
              <w:rPr>
                <w:rFonts w:ascii="Hp simplified" w:eastAsia="Times New Roman" w:hAnsi="Hp simplified"/>
                <w:b/>
                <w:bCs/>
              </w:rPr>
              <w:t>Mount Point</w:t>
            </w:r>
          </w:p>
        </w:tc>
        <w:tc>
          <w:tcPr>
            <w:tcW w:w="2903" w:type="dxa"/>
            <w:shd w:val="clear" w:color="9CC2E5" w:fill="9CC2E5"/>
            <w:noWrap/>
            <w:vAlign w:val="center"/>
            <w:hideMark/>
          </w:tcPr>
          <w:p w14:paraId="6FD37CFB" w14:textId="77777777" w:rsidR="00AD1A0E" w:rsidRPr="002022A2" w:rsidRDefault="00AD1A0E" w:rsidP="002022A2">
            <w:pPr>
              <w:jc w:val="center"/>
              <w:rPr>
                <w:rFonts w:ascii="Hp simplified" w:eastAsia="Times New Roman" w:hAnsi="Hp simplified"/>
                <w:b/>
                <w:bCs/>
              </w:rPr>
            </w:pPr>
            <w:r w:rsidRPr="002022A2">
              <w:rPr>
                <w:rFonts w:ascii="Hp simplified" w:eastAsia="Times New Roman" w:hAnsi="Hp simplified"/>
                <w:b/>
                <w:bCs/>
              </w:rPr>
              <w:t>Size(GB)</w:t>
            </w:r>
          </w:p>
        </w:tc>
        <w:tc>
          <w:tcPr>
            <w:tcW w:w="1835" w:type="dxa"/>
            <w:shd w:val="clear" w:color="FFE598" w:fill="FFE598"/>
            <w:noWrap/>
            <w:vAlign w:val="center"/>
            <w:hideMark/>
          </w:tcPr>
          <w:p w14:paraId="1F6E9143" w14:textId="77777777" w:rsidR="00AD1A0E" w:rsidRPr="002022A2" w:rsidRDefault="00AD1A0E" w:rsidP="002022A2">
            <w:pPr>
              <w:jc w:val="center"/>
              <w:rPr>
                <w:rFonts w:ascii="Hp simplified" w:eastAsia="Times New Roman" w:hAnsi="Hp simplified"/>
                <w:b/>
                <w:bCs/>
              </w:rPr>
            </w:pPr>
            <w:r w:rsidRPr="002022A2">
              <w:rPr>
                <w:rFonts w:ascii="Hp simplified" w:eastAsia="Times New Roman" w:hAnsi="Hp simplified"/>
                <w:b/>
                <w:bCs/>
              </w:rPr>
              <w:t>RAW Disks</w:t>
            </w:r>
          </w:p>
        </w:tc>
        <w:tc>
          <w:tcPr>
            <w:tcW w:w="1818" w:type="dxa"/>
            <w:shd w:val="clear" w:color="FFE598" w:fill="FFE598"/>
            <w:noWrap/>
            <w:vAlign w:val="center"/>
            <w:hideMark/>
          </w:tcPr>
          <w:p w14:paraId="521451AE" w14:textId="77777777" w:rsidR="00AD1A0E" w:rsidRPr="002022A2" w:rsidRDefault="00AD1A0E" w:rsidP="002022A2">
            <w:pPr>
              <w:jc w:val="center"/>
              <w:rPr>
                <w:rFonts w:ascii="Hp simplified" w:eastAsia="Times New Roman" w:hAnsi="Hp simplified"/>
                <w:b/>
                <w:bCs/>
              </w:rPr>
            </w:pPr>
            <w:r w:rsidRPr="002022A2">
              <w:rPr>
                <w:rFonts w:ascii="Hp simplified" w:eastAsia="Times New Roman" w:hAnsi="Hp simplified"/>
                <w:b/>
                <w:bCs/>
              </w:rPr>
              <w:t>RAID</w:t>
            </w:r>
          </w:p>
        </w:tc>
      </w:tr>
      <w:tr w:rsidR="00662F35" w:rsidRPr="002022A2" w14:paraId="7FEF093F" w14:textId="77777777" w:rsidTr="00662F35">
        <w:trPr>
          <w:trHeight w:val="320"/>
        </w:trPr>
        <w:tc>
          <w:tcPr>
            <w:tcW w:w="2902" w:type="dxa"/>
            <w:shd w:val="clear" w:color="9DC3E6" w:fill="9DC3E6"/>
            <w:noWrap/>
            <w:vAlign w:val="center"/>
            <w:hideMark/>
          </w:tcPr>
          <w:p w14:paraId="22B0D8E9"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w:t>
            </w:r>
          </w:p>
        </w:tc>
        <w:tc>
          <w:tcPr>
            <w:tcW w:w="2903" w:type="dxa"/>
            <w:shd w:val="clear" w:color="9DC3E6" w:fill="9DC3E6"/>
            <w:noWrap/>
            <w:vAlign w:val="center"/>
            <w:hideMark/>
          </w:tcPr>
          <w:p w14:paraId="757E294D"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30</w:t>
            </w:r>
          </w:p>
        </w:tc>
        <w:tc>
          <w:tcPr>
            <w:tcW w:w="1835" w:type="dxa"/>
            <w:vMerge w:val="restart"/>
            <w:shd w:val="clear" w:color="FFE699" w:fill="FFE699"/>
            <w:noWrap/>
            <w:vAlign w:val="center"/>
            <w:hideMark/>
          </w:tcPr>
          <w:p w14:paraId="040353D5"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2</w:t>
            </w:r>
          </w:p>
        </w:tc>
        <w:tc>
          <w:tcPr>
            <w:tcW w:w="1818" w:type="dxa"/>
            <w:vMerge w:val="restart"/>
            <w:shd w:val="clear" w:color="FFE699" w:fill="FFE699"/>
            <w:noWrap/>
            <w:vAlign w:val="center"/>
            <w:hideMark/>
          </w:tcPr>
          <w:p w14:paraId="1ECED5DC"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RAID 1</w:t>
            </w:r>
          </w:p>
        </w:tc>
      </w:tr>
      <w:tr w:rsidR="00662F35" w:rsidRPr="002022A2" w14:paraId="48616BA6" w14:textId="77777777" w:rsidTr="00662F35">
        <w:trPr>
          <w:trHeight w:val="320"/>
        </w:trPr>
        <w:tc>
          <w:tcPr>
            <w:tcW w:w="2902" w:type="dxa"/>
            <w:shd w:val="clear" w:color="9DC3E6" w:fill="9DC3E6"/>
            <w:noWrap/>
            <w:vAlign w:val="center"/>
            <w:hideMark/>
          </w:tcPr>
          <w:p w14:paraId="1042BC29"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/dev</w:t>
            </w:r>
          </w:p>
        </w:tc>
        <w:tc>
          <w:tcPr>
            <w:tcW w:w="2903" w:type="dxa"/>
            <w:shd w:val="clear" w:color="9DC3E6" w:fill="9DC3E6"/>
            <w:noWrap/>
            <w:vAlign w:val="center"/>
            <w:hideMark/>
          </w:tcPr>
          <w:p w14:paraId="6B39378D" w14:textId="50AE8E21" w:rsidR="00AD1A0E" w:rsidRPr="002022A2" w:rsidRDefault="007B2F23" w:rsidP="002022A2">
            <w:pPr>
              <w:jc w:val="center"/>
              <w:rPr>
                <w:rFonts w:ascii="Hp simplified" w:eastAsia="Times New Roman" w:hAnsi="Hp simplified"/>
                <w:color w:val="FF0000"/>
              </w:rPr>
            </w:pPr>
            <w:r>
              <w:rPr>
                <w:rFonts w:ascii="Hp simplified" w:eastAsia="Times New Roman" w:hAnsi="Hp simplified"/>
                <w:color w:val="FF0000"/>
              </w:rPr>
              <w:t>40</w:t>
            </w:r>
          </w:p>
        </w:tc>
        <w:tc>
          <w:tcPr>
            <w:tcW w:w="1835" w:type="dxa"/>
            <w:vMerge/>
            <w:vAlign w:val="center"/>
            <w:hideMark/>
          </w:tcPr>
          <w:p w14:paraId="0D150114"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4D581D1B" w14:textId="77777777" w:rsidR="00AD1A0E" w:rsidRPr="002022A2" w:rsidRDefault="00AD1A0E" w:rsidP="002022A2">
            <w:pPr>
              <w:rPr>
                <w:rFonts w:ascii="Hp simplified" w:eastAsia="Times New Roman" w:hAnsi="Hp simplified"/>
                <w:color w:val="FF0000"/>
              </w:rPr>
            </w:pPr>
          </w:p>
        </w:tc>
      </w:tr>
      <w:tr w:rsidR="00662F35" w:rsidRPr="002022A2" w14:paraId="703DB047" w14:textId="77777777" w:rsidTr="00662F35">
        <w:trPr>
          <w:trHeight w:val="320"/>
        </w:trPr>
        <w:tc>
          <w:tcPr>
            <w:tcW w:w="2902" w:type="dxa"/>
            <w:shd w:val="clear" w:color="9DC3E6" w:fill="9DC3E6"/>
            <w:noWrap/>
            <w:vAlign w:val="center"/>
            <w:hideMark/>
          </w:tcPr>
          <w:p w14:paraId="5C6BAD26"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/boot</w:t>
            </w:r>
          </w:p>
        </w:tc>
        <w:tc>
          <w:tcPr>
            <w:tcW w:w="2903" w:type="dxa"/>
            <w:shd w:val="clear" w:color="9DC3E6" w:fill="9DC3E6"/>
            <w:noWrap/>
            <w:vAlign w:val="center"/>
            <w:hideMark/>
          </w:tcPr>
          <w:p w14:paraId="29DE6F96"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35" w:type="dxa"/>
            <w:vMerge/>
            <w:vAlign w:val="center"/>
            <w:hideMark/>
          </w:tcPr>
          <w:p w14:paraId="556B8CBB"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77AAD86C" w14:textId="77777777" w:rsidR="00AD1A0E" w:rsidRPr="002022A2" w:rsidRDefault="00AD1A0E" w:rsidP="002022A2">
            <w:pPr>
              <w:rPr>
                <w:rFonts w:ascii="Hp simplified" w:eastAsia="Times New Roman" w:hAnsi="Hp simplified"/>
                <w:color w:val="FF0000"/>
              </w:rPr>
            </w:pPr>
          </w:p>
        </w:tc>
      </w:tr>
      <w:tr w:rsidR="00662F35" w:rsidRPr="002022A2" w14:paraId="01AB0EB0" w14:textId="77777777" w:rsidTr="00662F35">
        <w:trPr>
          <w:trHeight w:val="320"/>
        </w:trPr>
        <w:tc>
          <w:tcPr>
            <w:tcW w:w="2902" w:type="dxa"/>
            <w:shd w:val="clear" w:color="9DC3E6" w:fill="9DC3E6"/>
            <w:noWrap/>
            <w:vAlign w:val="center"/>
            <w:hideMark/>
          </w:tcPr>
          <w:p w14:paraId="09A0762D"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/opt</w:t>
            </w:r>
          </w:p>
        </w:tc>
        <w:tc>
          <w:tcPr>
            <w:tcW w:w="2903" w:type="dxa"/>
            <w:shd w:val="clear" w:color="9DC3E6" w:fill="9DC3E6"/>
            <w:noWrap/>
            <w:vAlign w:val="center"/>
            <w:hideMark/>
          </w:tcPr>
          <w:p w14:paraId="6BE262DA" w14:textId="77777777" w:rsidR="00AD1A0E" w:rsidRPr="0060539A" w:rsidRDefault="00AD1A0E" w:rsidP="002022A2">
            <w:pPr>
              <w:jc w:val="center"/>
              <w:rPr>
                <w:rFonts w:ascii="Hp simplified" w:eastAsia="Times New Roman" w:hAnsi="Hp simplified"/>
                <w:outline/>
                <w:color w:val="FF0000"/>
                <w14:textOutline w14:w="9525" w14:cap="flat" w14:cmpd="sng" w14:algn="ctr">
                  <w14:solidFill>
                    <w14:srgbClr w14:val="FF0000"/>
                  </w14:solidFill>
                  <w14:prstDash w14:val="solid"/>
                  <w14:round/>
                </w14:textOutline>
                <w14:textFill>
                  <w14:noFill/>
                </w14:textFill>
              </w:rPr>
            </w:pPr>
            <w:r w:rsidRPr="00AD1A0E">
              <w:rPr>
                <w:rFonts w:ascii="Hp simplified" w:eastAsia="Times New Roman" w:hAnsi="Hp simplified"/>
                <w:color w:val="FF0000"/>
              </w:rPr>
              <w:t>120</w:t>
            </w:r>
          </w:p>
        </w:tc>
        <w:tc>
          <w:tcPr>
            <w:tcW w:w="1835" w:type="dxa"/>
            <w:vMerge/>
            <w:vAlign w:val="center"/>
            <w:hideMark/>
          </w:tcPr>
          <w:p w14:paraId="66F74279"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3496363A" w14:textId="77777777" w:rsidR="00AD1A0E" w:rsidRPr="002022A2" w:rsidRDefault="00AD1A0E" w:rsidP="002022A2">
            <w:pPr>
              <w:rPr>
                <w:rFonts w:ascii="Hp simplified" w:eastAsia="Times New Roman" w:hAnsi="Hp simplified"/>
                <w:color w:val="FF0000"/>
              </w:rPr>
            </w:pPr>
          </w:p>
        </w:tc>
      </w:tr>
      <w:tr w:rsidR="00662F35" w:rsidRPr="002022A2" w14:paraId="01F9CF31" w14:textId="77777777" w:rsidTr="00662F35">
        <w:trPr>
          <w:trHeight w:val="320"/>
        </w:trPr>
        <w:tc>
          <w:tcPr>
            <w:tcW w:w="2902" w:type="dxa"/>
            <w:shd w:val="clear" w:color="9DC3E6" w:fill="9DC3E6"/>
            <w:noWrap/>
            <w:vAlign w:val="center"/>
            <w:hideMark/>
          </w:tcPr>
          <w:p w14:paraId="1A5F3195"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w:t>
            </w:r>
            <w:proofErr w:type="spellStart"/>
            <w:r w:rsidRPr="002022A2">
              <w:rPr>
                <w:rFonts w:ascii="Hp simplified" w:eastAsia="Times New Roman" w:hAnsi="Hp simplified"/>
              </w:rPr>
              <w:t>var</w:t>
            </w:r>
            <w:proofErr w:type="spellEnd"/>
          </w:p>
        </w:tc>
        <w:tc>
          <w:tcPr>
            <w:tcW w:w="2903" w:type="dxa"/>
            <w:shd w:val="clear" w:color="9DC3E6" w:fill="9DC3E6"/>
            <w:noWrap/>
            <w:vAlign w:val="center"/>
            <w:hideMark/>
          </w:tcPr>
          <w:p w14:paraId="50FDEB16"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150</w:t>
            </w:r>
          </w:p>
        </w:tc>
        <w:tc>
          <w:tcPr>
            <w:tcW w:w="1835" w:type="dxa"/>
            <w:vMerge/>
            <w:vAlign w:val="center"/>
            <w:hideMark/>
          </w:tcPr>
          <w:p w14:paraId="38308030"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54DB73E4" w14:textId="77777777" w:rsidR="00AD1A0E" w:rsidRPr="002022A2" w:rsidRDefault="00AD1A0E" w:rsidP="002022A2">
            <w:pPr>
              <w:rPr>
                <w:rFonts w:ascii="Hp simplified" w:eastAsia="Times New Roman" w:hAnsi="Hp simplified"/>
                <w:color w:val="FF0000"/>
              </w:rPr>
            </w:pPr>
          </w:p>
        </w:tc>
      </w:tr>
      <w:tr w:rsidR="00662F35" w:rsidRPr="002022A2" w14:paraId="73DD5173" w14:textId="77777777" w:rsidTr="00662F35">
        <w:trPr>
          <w:trHeight w:val="320"/>
        </w:trPr>
        <w:tc>
          <w:tcPr>
            <w:tcW w:w="2902" w:type="dxa"/>
            <w:shd w:val="clear" w:color="9DC3E6" w:fill="9DC3E6"/>
            <w:noWrap/>
            <w:vAlign w:val="center"/>
            <w:hideMark/>
          </w:tcPr>
          <w:p w14:paraId="678E4AB6"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w:t>
            </w:r>
            <w:proofErr w:type="spellStart"/>
            <w:r w:rsidRPr="002022A2">
              <w:rPr>
                <w:rFonts w:ascii="Hp simplified" w:eastAsia="Times New Roman" w:hAnsi="Hp simplified"/>
              </w:rPr>
              <w:t>tmp</w:t>
            </w:r>
            <w:proofErr w:type="spellEnd"/>
          </w:p>
        </w:tc>
        <w:tc>
          <w:tcPr>
            <w:tcW w:w="2903" w:type="dxa"/>
            <w:shd w:val="clear" w:color="9DC3E6" w:fill="9DC3E6"/>
            <w:noWrap/>
            <w:vAlign w:val="center"/>
            <w:hideMark/>
          </w:tcPr>
          <w:p w14:paraId="58D525FF"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175</w:t>
            </w:r>
          </w:p>
        </w:tc>
        <w:tc>
          <w:tcPr>
            <w:tcW w:w="1835" w:type="dxa"/>
            <w:vMerge/>
            <w:vAlign w:val="center"/>
            <w:hideMark/>
          </w:tcPr>
          <w:p w14:paraId="041F9E7A" w14:textId="77777777" w:rsidR="00AD1A0E" w:rsidRPr="002022A2" w:rsidRDefault="00AD1A0E" w:rsidP="002022A2">
            <w:pPr>
              <w:rPr>
                <w:rFonts w:ascii="Hp simplified" w:eastAsia="Times New Roman" w:hAnsi="Hp simplified"/>
                <w:color w:val="FF0000"/>
              </w:rPr>
            </w:pPr>
          </w:p>
        </w:tc>
        <w:tc>
          <w:tcPr>
            <w:tcW w:w="1818" w:type="dxa"/>
            <w:vMerge/>
            <w:vAlign w:val="center"/>
            <w:hideMark/>
          </w:tcPr>
          <w:p w14:paraId="05A05B5A" w14:textId="77777777" w:rsidR="00AD1A0E" w:rsidRPr="002022A2" w:rsidRDefault="00AD1A0E" w:rsidP="002022A2">
            <w:pPr>
              <w:rPr>
                <w:rFonts w:ascii="Hp simplified" w:eastAsia="Times New Roman" w:hAnsi="Hp simplified"/>
                <w:color w:val="FF0000"/>
              </w:rPr>
            </w:pPr>
          </w:p>
        </w:tc>
      </w:tr>
      <w:tr w:rsidR="00662F35" w:rsidRPr="002022A2" w14:paraId="7EA6C7F7" w14:textId="77777777" w:rsidTr="00662F35">
        <w:trPr>
          <w:trHeight w:val="320"/>
        </w:trPr>
        <w:tc>
          <w:tcPr>
            <w:tcW w:w="2902" w:type="dxa"/>
            <w:shd w:val="clear" w:color="9CC2E5" w:fill="9CC2E5"/>
            <w:noWrap/>
            <w:vAlign w:val="center"/>
            <w:hideMark/>
          </w:tcPr>
          <w:p w14:paraId="0C8AAD1B"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/grid/0</w:t>
            </w:r>
          </w:p>
        </w:tc>
        <w:tc>
          <w:tcPr>
            <w:tcW w:w="2903" w:type="dxa"/>
            <w:shd w:val="clear" w:color="9CC2E5" w:fill="9CC2E5"/>
            <w:noWrap/>
            <w:vAlign w:val="center"/>
            <w:hideMark/>
          </w:tcPr>
          <w:p w14:paraId="3F1F8FE5"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38E008AD"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3F8C2651"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1BD59D9D" w14:textId="77777777" w:rsidTr="00662F35">
        <w:trPr>
          <w:trHeight w:val="320"/>
        </w:trPr>
        <w:tc>
          <w:tcPr>
            <w:tcW w:w="2902" w:type="dxa"/>
            <w:shd w:val="clear" w:color="9CC2E5" w:fill="9CC2E5"/>
            <w:noWrap/>
            <w:vAlign w:val="center"/>
            <w:hideMark/>
          </w:tcPr>
          <w:p w14:paraId="5F524710"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/grid/1</w:t>
            </w:r>
          </w:p>
        </w:tc>
        <w:tc>
          <w:tcPr>
            <w:tcW w:w="2903" w:type="dxa"/>
            <w:shd w:val="clear" w:color="9CC2E5" w:fill="9CC2E5"/>
            <w:noWrap/>
            <w:vAlign w:val="center"/>
            <w:hideMark/>
          </w:tcPr>
          <w:p w14:paraId="727D2639"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46304ABF"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1C4EF339"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45073C64" w14:textId="77777777" w:rsidTr="00662F35">
        <w:trPr>
          <w:trHeight w:val="320"/>
        </w:trPr>
        <w:tc>
          <w:tcPr>
            <w:tcW w:w="2902" w:type="dxa"/>
            <w:shd w:val="clear" w:color="9CC2E5" w:fill="9CC2E5"/>
            <w:noWrap/>
            <w:vAlign w:val="center"/>
            <w:hideMark/>
          </w:tcPr>
          <w:p w14:paraId="6D0C4395"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/grid/2</w:t>
            </w:r>
          </w:p>
        </w:tc>
        <w:tc>
          <w:tcPr>
            <w:tcW w:w="2903" w:type="dxa"/>
            <w:shd w:val="clear" w:color="9CC2E5" w:fill="9CC2E5"/>
            <w:noWrap/>
            <w:vAlign w:val="center"/>
            <w:hideMark/>
          </w:tcPr>
          <w:p w14:paraId="0A89AA23"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5E50AFB2"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054862E9"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0ADA7C15" w14:textId="77777777" w:rsidTr="00662F35">
        <w:trPr>
          <w:trHeight w:val="320"/>
        </w:trPr>
        <w:tc>
          <w:tcPr>
            <w:tcW w:w="2902" w:type="dxa"/>
            <w:shd w:val="clear" w:color="9CC2E5" w:fill="9CC2E5"/>
            <w:noWrap/>
            <w:vAlign w:val="center"/>
            <w:hideMark/>
          </w:tcPr>
          <w:p w14:paraId="41A4A790"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/grid/3</w:t>
            </w:r>
          </w:p>
        </w:tc>
        <w:tc>
          <w:tcPr>
            <w:tcW w:w="2903" w:type="dxa"/>
            <w:shd w:val="clear" w:color="9CC2E5" w:fill="9CC2E5"/>
            <w:noWrap/>
            <w:vAlign w:val="center"/>
            <w:hideMark/>
          </w:tcPr>
          <w:p w14:paraId="64BD13FB"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44B467C3"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3518935F"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6C63A368" w14:textId="77777777" w:rsidTr="00662F35">
        <w:trPr>
          <w:trHeight w:val="320"/>
        </w:trPr>
        <w:tc>
          <w:tcPr>
            <w:tcW w:w="2902" w:type="dxa"/>
            <w:shd w:val="clear" w:color="9CC2E5" w:fill="9CC2E5"/>
            <w:noWrap/>
            <w:vAlign w:val="center"/>
            <w:hideMark/>
          </w:tcPr>
          <w:p w14:paraId="7AD6D990"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lastRenderedPageBreak/>
              <w:t>/grid/4</w:t>
            </w:r>
          </w:p>
        </w:tc>
        <w:tc>
          <w:tcPr>
            <w:tcW w:w="2903" w:type="dxa"/>
            <w:shd w:val="clear" w:color="9CC2E5" w:fill="9CC2E5"/>
            <w:noWrap/>
            <w:vAlign w:val="center"/>
            <w:hideMark/>
          </w:tcPr>
          <w:p w14:paraId="1F656266"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0F7CAAEA"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1C11A7EB"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59E3818B" w14:textId="77777777" w:rsidTr="00662F35">
        <w:trPr>
          <w:trHeight w:val="320"/>
        </w:trPr>
        <w:tc>
          <w:tcPr>
            <w:tcW w:w="2902" w:type="dxa"/>
            <w:shd w:val="clear" w:color="9CC2E5" w:fill="9CC2E5"/>
            <w:noWrap/>
            <w:vAlign w:val="center"/>
            <w:hideMark/>
          </w:tcPr>
          <w:p w14:paraId="4580C019"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/grid/5</w:t>
            </w:r>
          </w:p>
        </w:tc>
        <w:tc>
          <w:tcPr>
            <w:tcW w:w="2903" w:type="dxa"/>
            <w:shd w:val="clear" w:color="9CC2E5" w:fill="9CC2E5"/>
            <w:noWrap/>
            <w:vAlign w:val="center"/>
            <w:hideMark/>
          </w:tcPr>
          <w:p w14:paraId="77564789"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44034569"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7DB668E8"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382D2CB6" w14:textId="77777777" w:rsidTr="00662F35">
        <w:trPr>
          <w:trHeight w:val="320"/>
        </w:trPr>
        <w:tc>
          <w:tcPr>
            <w:tcW w:w="2902" w:type="dxa"/>
            <w:shd w:val="clear" w:color="9CC2E5" w:fill="9CC2E5"/>
            <w:noWrap/>
            <w:vAlign w:val="center"/>
            <w:hideMark/>
          </w:tcPr>
          <w:p w14:paraId="07ED95AE"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/grid/6</w:t>
            </w:r>
          </w:p>
        </w:tc>
        <w:tc>
          <w:tcPr>
            <w:tcW w:w="2903" w:type="dxa"/>
            <w:shd w:val="clear" w:color="9CC2E5" w:fill="9CC2E5"/>
            <w:noWrap/>
            <w:vAlign w:val="center"/>
            <w:hideMark/>
          </w:tcPr>
          <w:p w14:paraId="4093E211"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04548650"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64C6C2D4"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22AE4E91" w14:textId="77777777" w:rsidTr="00662F35">
        <w:trPr>
          <w:trHeight w:val="320"/>
        </w:trPr>
        <w:tc>
          <w:tcPr>
            <w:tcW w:w="2902" w:type="dxa"/>
            <w:shd w:val="clear" w:color="9CC2E5" w:fill="9CC2E5"/>
            <w:noWrap/>
            <w:vAlign w:val="center"/>
            <w:hideMark/>
          </w:tcPr>
          <w:p w14:paraId="381918F6"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/grid/7</w:t>
            </w:r>
          </w:p>
        </w:tc>
        <w:tc>
          <w:tcPr>
            <w:tcW w:w="2903" w:type="dxa"/>
            <w:shd w:val="clear" w:color="9CC2E5" w:fill="9CC2E5"/>
            <w:noWrap/>
            <w:vAlign w:val="center"/>
            <w:hideMark/>
          </w:tcPr>
          <w:p w14:paraId="35DF5CDA"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54F9D59C"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6F120DF4"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02F78DE3" w14:textId="77777777" w:rsidTr="00662F35">
        <w:trPr>
          <w:trHeight w:val="320"/>
        </w:trPr>
        <w:tc>
          <w:tcPr>
            <w:tcW w:w="2902" w:type="dxa"/>
            <w:shd w:val="clear" w:color="9CC2E5" w:fill="9CC2E5"/>
            <w:noWrap/>
            <w:vAlign w:val="center"/>
            <w:hideMark/>
          </w:tcPr>
          <w:p w14:paraId="1408CD25"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/grid/8</w:t>
            </w:r>
          </w:p>
        </w:tc>
        <w:tc>
          <w:tcPr>
            <w:tcW w:w="2903" w:type="dxa"/>
            <w:shd w:val="clear" w:color="9CC2E5" w:fill="9CC2E5"/>
            <w:noWrap/>
            <w:vAlign w:val="center"/>
            <w:hideMark/>
          </w:tcPr>
          <w:p w14:paraId="30B2CE52"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56A1FD60"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5E2D17D1"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6BD63E82" w14:textId="77777777" w:rsidTr="00662F35">
        <w:trPr>
          <w:trHeight w:val="320"/>
        </w:trPr>
        <w:tc>
          <w:tcPr>
            <w:tcW w:w="2902" w:type="dxa"/>
            <w:shd w:val="clear" w:color="9CC2E5" w:fill="9CC2E5"/>
            <w:noWrap/>
            <w:vAlign w:val="center"/>
            <w:hideMark/>
          </w:tcPr>
          <w:p w14:paraId="6E0AF296"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/grid/9</w:t>
            </w:r>
          </w:p>
        </w:tc>
        <w:tc>
          <w:tcPr>
            <w:tcW w:w="2903" w:type="dxa"/>
            <w:shd w:val="clear" w:color="9CC2E5" w:fill="9CC2E5"/>
            <w:noWrap/>
            <w:vAlign w:val="center"/>
            <w:hideMark/>
          </w:tcPr>
          <w:p w14:paraId="35095C61"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4329D7C5"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4B5DE2E5"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3B94AFE7" w14:textId="77777777" w:rsidTr="00662F35">
        <w:trPr>
          <w:trHeight w:val="320"/>
        </w:trPr>
        <w:tc>
          <w:tcPr>
            <w:tcW w:w="2902" w:type="dxa"/>
            <w:shd w:val="clear" w:color="9CC2E5" w:fill="9CC2E5"/>
            <w:noWrap/>
            <w:vAlign w:val="center"/>
            <w:hideMark/>
          </w:tcPr>
          <w:p w14:paraId="152900D5"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/grid/10</w:t>
            </w:r>
          </w:p>
        </w:tc>
        <w:tc>
          <w:tcPr>
            <w:tcW w:w="2903" w:type="dxa"/>
            <w:shd w:val="clear" w:color="9CC2E5" w:fill="9CC2E5"/>
            <w:noWrap/>
            <w:vAlign w:val="center"/>
            <w:hideMark/>
          </w:tcPr>
          <w:p w14:paraId="6111ABBE"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7DF672FC"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696750D3"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62538DCB" w14:textId="77777777" w:rsidTr="00662F35">
        <w:trPr>
          <w:trHeight w:val="320"/>
        </w:trPr>
        <w:tc>
          <w:tcPr>
            <w:tcW w:w="2902" w:type="dxa"/>
            <w:shd w:val="clear" w:color="9CC2E5" w:fill="9CC2E5"/>
            <w:noWrap/>
            <w:vAlign w:val="center"/>
            <w:hideMark/>
          </w:tcPr>
          <w:p w14:paraId="522D176B" w14:textId="77777777" w:rsidR="00AD1A0E" w:rsidRPr="002022A2" w:rsidRDefault="00AD1A0E" w:rsidP="002022A2">
            <w:pPr>
              <w:rPr>
                <w:rFonts w:ascii="Hp simplified" w:eastAsia="Times New Roman" w:hAnsi="Hp simplified"/>
              </w:rPr>
            </w:pPr>
            <w:r w:rsidRPr="002022A2">
              <w:rPr>
                <w:rFonts w:ascii="Hp simplified" w:eastAsia="Times New Roman" w:hAnsi="Hp simplified"/>
              </w:rPr>
              <w:t>/grid/11</w:t>
            </w:r>
          </w:p>
        </w:tc>
        <w:tc>
          <w:tcPr>
            <w:tcW w:w="2903" w:type="dxa"/>
            <w:shd w:val="clear" w:color="9CC2E5" w:fill="9CC2E5"/>
            <w:noWrap/>
            <w:vAlign w:val="center"/>
            <w:hideMark/>
          </w:tcPr>
          <w:p w14:paraId="26E8504B"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4 TB</w:t>
            </w:r>
          </w:p>
        </w:tc>
        <w:tc>
          <w:tcPr>
            <w:tcW w:w="1835" w:type="dxa"/>
            <w:shd w:val="clear" w:color="FFE598" w:fill="FFE598"/>
            <w:noWrap/>
            <w:vAlign w:val="center"/>
            <w:hideMark/>
          </w:tcPr>
          <w:p w14:paraId="395D20B8"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1</w:t>
            </w:r>
          </w:p>
        </w:tc>
        <w:tc>
          <w:tcPr>
            <w:tcW w:w="1818" w:type="dxa"/>
            <w:shd w:val="clear" w:color="FFE598" w:fill="FFE598"/>
            <w:noWrap/>
            <w:vAlign w:val="center"/>
            <w:hideMark/>
          </w:tcPr>
          <w:p w14:paraId="1FDC5271" w14:textId="77777777" w:rsidR="00AD1A0E" w:rsidRPr="002022A2" w:rsidRDefault="00AD1A0E" w:rsidP="002022A2">
            <w:pPr>
              <w:jc w:val="center"/>
              <w:rPr>
                <w:rFonts w:ascii="Hp simplified" w:eastAsia="Times New Roman" w:hAnsi="Hp simplified"/>
                <w:color w:val="FF0000"/>
              </w:rPr>
            </w:pPr>
            <w:r w:rsidRPr="002022A2">
              <w:rPr>
                <w:rFonts w:ascii="Hp simplified" w:eastAsia="Times New Roman" w:hAnsi="Hp simplified"/>
                <w:color w:val="FF0000"/>
              </w:rPr>
              <w:t>n/a</w:t>
            </w:r>
          </w:p>
        </w:tc>
      </w:tr>
      <w:tr w:rsidR="00662F35" w:rsidRPr="002022A2" w14:paraId="2AEB3882" w14:textId="77777777" w:rsidTr="00662F35">
        <w:trPr>
          <w:trHeight w:val="320"/>
        </w:trPr>
        <w:tc>
          <w:tcPr>
            <w:tcW w:w="9458" w:type="dxa"/>
            <w:gridSpan w:val="4"/>
            <w:shd w:val="clear" w:color="9CC2E5" w:fill="9CC2E5"/>
            <w:noWrap/>
            <w:vAlign w:val="center"/>
          </w:tcPr>
          <w:p w14:paraId="06A91C38" w14:textId="76680A24" w:rsidR="00662F35" w:rsidRDefault="00662F35" w:rsidP="00662F35">
            <w:r>
              <w:t>NOTES:</w:t>
            </w:r>
          </w:p>
          <w:p w14:paraId="6B03FBE6" w14:textId="77777777" w:rsidR="00437741" w:rsidRDefault="00662F35" w:rsidP="00662F35">
            <w:r>
              <w:t>Use ext4 formatting for all partitions.</w:t>
            </w:r>
          </w:p>
          <w:p w14:paraId="79F2C413" w14:textId="6783FDBB" w:rsidR="00662F35" w:rsidRDefault="00437741" w:rsidP="00662F35">
            <w:r>
              <w:t xml:space="preserve">Since </w:t>
            </w:r>
            <w:proofErr w:type="spellStart"/>
            <w:r>
              <w:t>fdisk</w:t>
            </w:r>
            <w:proofErr w:type="spellEnd"/>
            <w:r>
              <w:t xml:space="preserve"> cannot partition disks 2TB and </w:t>
            </w:r>
            <w:proofErr w:type="gramStart"/>
            <w:r>
              <w:t>higher ,</w:t>
            </w:r>
            <w:proofErr w:type="gramEnd"/>
            <w:r>
              <w:t xml:space="preserve"> u</w:t>
            </w:r>
            <w:r w:rsidR="001C7E7A">
              <w:t>se “parted” command to partition the 4T</w:t>
            </w:r>
            <w:r>
              <w:t>B</w:t>
            </w:r>
            <w:r w:rsidR="001C7E7A">
              <w:t xml:space="preserve"> disks, below are the instructions :</w:t>
            </w:r>
          </w:p>
          <w:p w14:paraId="3539AEF3" w14:textId="77777777" w:rsidR="005120AD" w:rsidRDefault="001C7E7A" w:rsidP="001C7E7A">
            <w:pPr>
              <w:pStyle w:val="Prrafodelista"/>
              <w:numPr>
                <w:ilvl w:val="0"/>
                <w:numId w:val="22"/>
              </w:numPr>
            </w:pPr>
            <w:r>
              <w:t xml:space="preserve">On a new </w:t>
            </w:r>
            <w:proofErr w:type="gramStart"/>
            <w:r>
              <w:t>drive :</w:t>
            </w:r>
            <w:proofErr w:type="gramEnd"/>
            <w:r>
              <w:t xml:space="preserve"> </w:t>
            </w:r>
          </w:p>
          <w:p w14:paraId="4F186D30" w14:textId="2D152979" w:rsidR="001C7E7A" w:rsidRDefault="005120AD" w:rsidP="005120AD">
            <w:pPr>
              <w:pStyle w:val="Prrafodelista"/>
              <w:numPr>
                <w:ilvl w:val="1"/>
                <w:numId w:val="22"/>
              </w:numPr>
            </w:pPr>
            <w:r>
              <w:t>“</w:t>
            </w:r>
            <w:r w:rsidR="001C7E7A">
              <w:t xml:space="preserve">parted /dev/&lt;disk-name&gt; </w:t>
            </w:r>
            <w:proofErr w:type="spellStart"/>
            <w:r w:rsidR="001C7E7A">
              <w:t>mklabel</w:t>
            </w:r>
            <w:proofErr w:type="spellEnd"/>
            <w:r w:rsidR="001C7E7A">
              <w:t xml:space="preserve"> </w:t>
            </w:r>
            <w:proofErr w:type="spellStart"/>
            <w:r w:rsidR="001C7E7A">
              <w:t>gpt</w:t>
            </w:r>
            <w:proofErr w:type="spellEnd"/>
            <w:r>
              <w:t>”</w:t>
            </w:r>
            <w:r w:rsidR="001C7E7A">
              <w:t xml:space="preserve"> </w:t>
            </w:r>
            <w:proofErr w:type="gramStart"/>
            <w:r w:rsidR="001C7E7A">
              <w:t xml:space="preserve">{ </w:t>
            </w:r>
            <w:proofErr w:type="spellStart"/>
            <w:r w:rsidR="001C7E7A">
              <w:t>eg</w:t>
            </w:r>
            <w:proofErr w:type="spellEnd"/>
            <w:proofErr w:type="gramEnd"/>
            <w:r w:rsidR="001C7E7A">
              <w:t xml:space="preserve"> . parted /dev/</w:t>
            </w:r>
            <w:proofErr w:type="spellStart"/>
            <w:r w:rsidR="001C7E7A">
              <w:t>sda</w:t>
            </w:r>
            <w:proofErr w:type="spellEnd"/>
            <w:r w:rsidR="001C7E7A">
              <w:t xml:space="preserve"> </w:t>
            </w:r>
            <w:proofErr w:type="spellStart"/>
            <w:r w:rsidR="001C7E7A">
              <w:t>mklabel</w:t>
            </w:r>
            <w:proofErr w:type="spellEnd"/>
            <w:r w:rsidR="001C7E7A">
              <w:t xml:space="preserve"> </w:t>
            </w:r>
            <w:proofErr w:type="spellStart"/>
            <w:proofErr w:type="gramStart"/>
            <w:r w:rsidR="001C7E7A">
              <w:t>gpt</w:t>
            </w:r>
            <w:proofErr w:type="spellEnd"/>
            <w:r w:rsidR="001C7E7A">
              <w:t xml:space="preserve"> }</w:t>
            </w:r>
            <w:proofErr w:type="gramEnd"/>
          </w:p>
          <w:p w14:paraId="6A038BE1" w14:textId="77777777" w:rsidR="005120AD" w:rsidRDefault="001C7E7A" w:rsidP="001C7E7A">
            <w:pPr>
              <w:pStyle w:val="Prrafodelista"/>
              <w:numPr>
                <w:ilvl w:val="0"/>
                <w:numId w:val="22"/>
              </w:numPr>
            </w:pPr>
            <w:r>
              <w:t xml:space="preserve">Partition the complete disk as 1 single </w:t>
            </w:r>
            <w:proofErr w:type="gramStart"/>
            <w:r>
              <w:t>partition :</w:t>
            </w:r>
            <w:proofErr w:type="gramEnd"/>
            <w:r>
              <w:t xml:space="preserve"> </w:t>
            </w:r>
          </w:p>
          <w:p w14:paraId="211DE2BB" w14:textId="251A214A" w:rsidR="001C7E7A" w:rsidRDefault="005120AD" w:rsidP="005120AD">
            <w:pPr>
              <w:pStyle w:val="Prrafodelista"/>
              <w:numPr>
                <w:ilvl w:val="1"/>
                <w:numId w:val="22"/>
              </w:numPr>
            </w:pPr>
            <w:r>
              <w:t>“</w:t>
            </w:r>
            <w:r w:rsidR="001C7E7A">
              <w:t xml:space="preserve">parted –a opt /dev/&lt;disk-name&gt; </w:t>
            </w:r>
            <w:proofErr w:type="spellStart"/>
            <w:r w:rsidR="001C7E7A">
              <w:t>mkpart</w:t>
            </w:r>
            <w:proofErr w:type="spellEnd"/>
            <w:r w:rsidR="001C7E7A">
              <w:t xml:space="preserve"> primary ext4 0% 100%</w:t>
            </w:r>
            <w:r>
              <w:t>”</w:t>
            </w:r>
          </w:p>
          <w:p w14:paraId="767BD298" w14:textId="77777777" w:rsidR="005120AD" w:rsidRDefault="001C7E7A" w:rsidP="001C7E7A">
            <w:pPr>
              <w:pStyle w:val="Prrafodelista"/>
              <w:numPr>
                <w:ilvl w:val="0"/>
                <w:numId w:val="22"/>
              </w:numPr>
            </w:pPr>
            <w:r>
              <w:t xml:space="preserve">Verify if the partition got created </w:t>
            </w:r>
            <w:proofErr w:type="gramStart"/>
            <w:r>
              <w:t>using :</w:t>
            </w:r>
            <w:proofErr w:type="gramEnd"/>
            <w:r>
              <w:t xml:space="preserve"> </w:t>
            </w:r>
          </w:p>
          <w:p w14:paraId="4243937E" w14:textId="074B12B3" w:rsidR="001C7E7A" w:rsidRDefault="005120AD" w:rsidP="005120AD">
            <w:pPr>
              <w:pStyle w:val="Prrafodelista"/>
              <w:numPr>
                <w:ilvl w:val="1"/>
                <w:numId w:val="22"/>
              </w:numPr>
            </w:pPr>
            <w:r>
              <w:t>“</w:t>
            </w:r>
            <w:proofErr w:type="spellStart"/>
            <w:r w:rsidR="001C7E7A">
              <w:t>lsblk</w:t>
            </w:r>
            <w:proofErr w:type="spellEnd"/>
            <w:r>
              <w:t>”</w:t>
            </w:r>
          </w:p>
          <w:p w14:paraId="66190BB5" w14:textId="77777777" w:rsidR="005120AD" w:rsidRDefault="001C7E7A" w:rsidP="001C7E7A">
            <w:pPr>
              <w:pStyle w:val="Prrafodelista"/>
              <w:numPr>
                <w:ilvl w:val="0"/>
                <w:numId w:val="22"/>
              </w:numPr>
            </w:pPr>
            <w:r>
              <w:t xml:space="preserve">Format the partition using ext4 </w:t>
            </w:r>
            <w:proofErr w:type="gramStart"/>
            <w:r>
              <w:t>fs :</w:t>
            </w:r>
            <w:proofErr w:type="gramEnd"/>
            <w:r>
              <w:t xml:space="preserve"> </w:t>
            </w:r>
          </w:p>
          <w:p w14:paraId="09DCCB18" w14:textId="5B35DF93" w:rsidR="001C7E7A" w:rsidRDefault="005120AD" w:rsidP="005120AD">
            <w:pPr>
              <w:pStyle w:val="Prrafodelista"/>
              <w:numPr>
                <w:ilvl w:val="1"/>
                <w:numId w:val="22"/>
              </w:numPr>
            </w:pPr>
            <w:r>
              <w:t>“</w:t>
            </w:r>
            <w:proofErr w:type="gramStart"/>
            <w:r w:rsidR="001C7E7A">
              <w:t>mkfs.ext</w:t>
            </w:r>
            <w:proofErr w:type="gramEnd"/>
            <w:r w:rsidR="001C7E7A">
              <w:t>4 /dev/&lt;partition-name&gt;</w:t>
            </w:r>
            <w:r>
              <w:t>”</w:t>
            </w:r>
            <w:r w:rsidR="001C7E7A">
              <w:t xml:space="preserve"> { make sure </w:t>
            </w:r>
            <w:r w:rsidR="00BC4A51">
              <w:t xml:space="preserve">to use </w:t>
            </w:r>
            <w:r w:rsidR="001C7E7A">
              <w:t xml:space="preserve">partition name, usually a partition has a number to the end of disk name </w:t>
            </w:r>
            <w:proofErr w:type="spellStart"/>
            <w:r w:rsidR="001C7E7A">
              <w:t>eg</w:t>
            </w:r>
            <w:proofErr w:type="spellEnd"/>
            <w:r w:rsidR="001C7E7A">
              <w:t xml:space="preserve">. /dev/sda1} </w:t>
            </w:r>
          </w:p>
          <w:p w14:paraId="44564628" w14:textId="77777777" w:rsidR="005120AD" w:rsidRDefault="007E3E66" w:rsidP="001C7E7A">
            <w:pPr>
              <w:pStyle w:val="Prrafodelista"/>
              <w:numPr>
                <w:ilvl w:val="0"/>
                <w:numId w:val="22"/>
              </w:numPr>
            </w:pPr>
            <w:r>
              <w:t xml:space="preserve">Verify if the format went fine </w:t>
            </w:r>
            <w:proofErr w:type="gramStart"/>
            <w:r>
              <w:t>using :</w:t>
            </w:r>
            <w:proofErr w:type="gramEnd"/>
            <w:r>
              <w:t xml:space="preserve"> </w:t>
            </w:r>
          </w:p>
          <w:p w14:paraId="04E6AB0F" w14:textId="1BAB1BE9" w:rsidR="007E3E66" w:rsidRDefault="007E3E66" w:rsidP="005120AD">
            <w:pPr>
              <w:pStyle w:val="Prrafodelista"/>
              <w:numPr>
                <w:ilvl w:val="1"/>
                <w:numId w:val="22"/>
              </w:numPr>
            </w:pPr>
            <w:proofErr w:type="spellStart"/>
            <w:r>
              <w:t>lsblk</w:t>
            </w:r>
            <w:proofErr w:type="spellEnd"/>
            <w:r>
              <w:t xml:space="preserve"> --fs </w:t>
            </w:r>
            <w:proofErr w:type="gramStart"/>
            <w:r>
              <w:t>command .</w:t>
            </w:r>
            <w:proofErr w:type="gramEnd"/>
            <w:r>
              <w:t xml:space="preserve"> It should sh</w:t>
            </w:r>
            <w:r w:rsidR="005120AD">
              <w:t xml:space="preserve">ow </w:t>
            </w:r>
            <w:r>
              <w:t>f</w:t>
            </w:r>
            <w:r w:rsidR="005120AD">
              <w:t>ile-</w:t>
            </w:r>
            <w:r>
              <w:t>s</w:t>
            </w:r>
            <w:r w:rsidR="005120AD">
              <w:t>ystem format</w:t>
            </w:r>
            <w:r>
              <w:t xml:space="preserve"> next to partition. </w:t>
            </w:r>
          </w:p>
          <w:p w14:paraId="7159102D" w14:textId="77777777" w:rsidR="00662F35" w:rsidRDefault="00662F35" w:rsidP="00662F35">
            <w:r>
              <w:t xml:space="preserve">For /grid/* </w:t>
            </w:r>
            <w:proofErr w:type="gramStart"/>
            <w:r>
              <w:t>partitions :</w:t>
            </w:r>
            <w:proofErr w:type="gramEnd"/>
          </w:p>
          <w:p w14:paraId="00CE712F" w14:textId="77777777" w:rsidR="00662F35" w:rsidRDefault="00662F35" w:rsidP="00662F35">
            <w:r>
              <w:t xml:space="preserve">    Do not use Linux Logical Volume Manager (LVM)</w:t>
            </w:r>
          </w:p>
          <w:p w14:paraId="2B34FD6E" w14:textId="37A44D50" w:rsidR="00662F35" w:rsidRPr="00662F35" w:rsidRDefault="00662F35" w:rsidP="00662F35">
            <w:r>
              <w:t xml:space="preserve">    Use </w:t>
            </w:r>
            <w:proofErr w:type="spellStart"/>
            <w:r>
              <w:t>noatime</w:t>
            </w:r>
            <w:proofErr w:type="spellEnd"/>
            <w:r>
              <w:t xml:space="preserve"> mount option</w:t>
            </w:r>
          </w:p>
        </w:tc>
      </w:tr>
      <w:tr w:rsidR="005120AD" w:rsidRPr="002022A2" w14:paraId="5CF97B7F" w14:textId="77777777" w:rsidTr="00662F35">
        <w:trPr>
          <w:trHeight w:val="320"/>
        </w:trPr>
        <w:tc>
          <w:tcPr>
            <w:tcW w:w="9458" w:type="dxa"/>
            <w:gridSpan w:val="4"/>
            <w:shd w:val="clear" w:color="9CC2E5" w:fill="9CC2E5"/>
            <w:noWrap/>
            <w:vAlign w:val="center"/>
          </w:tcPr>
          <w:p w14:paraId="0D64540F" w14:textId="77777777" w:rsidR="005120AD" w:rsidRDefault="005120AD" w:rsidP="00662F35"/>
        </w:tc>
      </w:tr>
    </w:tbl>
    <w:p w14:paraId="338939F5" w14:textId="77777777" w:rsidR="009678EC" w:rsidRDefault="009678EC" w:rsidP="005040E6"/>
    <w:p w14:paraId="3C3313BD" w14:textId="38F3E510" w:rsidR="006E595E" w:rsidRPr="00D944A3" w:rsidRDefault="00556588" w:rsidP="005B74E7">
      <w:pPr>
        <w:pStyle w:val="Ttulo3"/>
        <w:numPr>
          <w:ilvl w:val="2"/>
          <w:numId w:val="9"/>
        </w:numPr>
      </w:pPr>
      <w:bookmarkStart w:id="75" w:name="_Toc482897561"/>
      <w:proofErr w:type="gramStart"/>
      <w:r w:rsidRPr="00D944A3">
        <w:t>Dev :</w:t>
      </w:r>
      <w:bookmarkEnd w:id="75"/>
      <w:proofErr w:type="gramEnd"/>
      <w:r w:rsidR="006E595E" w:rsidRPr="00D944A3">
        <w:t xml:space="preserve"> </w:t>
      </w:r>
    </w:p>
    <w:p w14:paraId="1287A6CA" w14:textId="2CCC6C97" w:rsidR="006E595E" w:rsidRDefault="006E595E">
      <w:r>
        <w:t xml:space="preserve">Below </w:t>
      </w:r>
      <w:proofErr w:type="gramStart"/>
      <w:r>
        <w:t>is</w:t>
      </w:r>
      <w:proofErr w:type="gramEnd"/>
      <w:r>
        <w:t xml:space="preserve"> the recommended partitions and their corres</w:t>
      </w:r>
      <w:r w:rsidR="00F0557F">
        <w:t xml:space="preserve">ponding size for virtual setup. </w:t>
      </w:r>
      <w:r w:rsidR="00503D7A">
        <w:t xml:space="preserve"> </w:t>
      </w:r>
    </w:p>
    <w:tbl>
      <w:tblPr>
        <w:tblStyle w:val="Tablaconcuadrcula"/>
        <w:tblW w:w="0" w:type="auto"/>
        <w:tblInd w:w="108" w:type="dxa"/>
        <w:tblLook w:val="04A0" w:firstRow="1" w:lastRow="0" w:firstColumn="1" w:lastColumn="0" w:noHBand="0" w:noVBand="1"/>
      </w:tblPr>
      <w:tblGrid>
        <w:gridCol w:w="1530"/>
        <w:gridCol w:w="4673"/>
      </w:tblGrid>
      <w:tr w:rsidR="00F0557F" w14:paraId="78B67917" w14:textId="77777777" w:rsidTr="00F0557F">
        <w:trPr>
          <w:trHeight w:val="236"/>
        </w:trPr>
        <w:tc>
          <w:tcPr>
            <w:tcW w:w="1530" w:type="dxa"/>
            <w:shd w:val="clear" w:color="auto" w:fill="FFFF00"/>
          </w:tcPr>
          <w:p w14:paraId="25664A9E" w14:textId="7F208757" w:rsidR="006E595E" w:rsidRPr="006E595E" w:rsidRDefault="006E595E">
            <w:pPr>
              <w:rPr>
                <w:highlight w:val="yellow"/>
              </w:rPr>
            </w:pPr>
            <w:r w:rsidRPr="006E595E">
              <w:rPr>
                <w:highlight w:val="yellow"/>
              </w:rPr>
              <w:t>Node</w:t>
            </w:r>
          </w:p>
        </w:tc>
        <w:tc>
          <w:tcPr>
            <w:tcW w:w="4673" w:type="dxa"/>
            <w:shd w:val="clear" w:color="auto" w:fill="FFFF00"/>
          </w:tcPr>
          <w:p w14:paraId="604957B4" w14:textId="1DF51CC1" w:rsidR="006E595E" w:rsidRPr="006E595E" w:rsidRDefault="006E595E">
            <w:pPr>
              <w:rPr>
                <w:highlight w:val="yellow"/>
              </w:rPr>
            </w:pPr>
            <w:r w:rsidRPr="006E595E">
              <w:rPr>
                <w:highlight w:val="yellow"/>
              </w:rPr>
              <w:t>Count</w:t>
            </w:r>
          </w:p>
        </w:tc>
      </w:tr>
      <w:tr w:rsidR="00F0557F" w14:paraId="34B8C806" w14:textId="77777777" w:rsidTr="00F0557F">
        <w:trPr>
          <w:trHeight w:val="252"/>
        </w:trPr>
        <w:tc>
          <w:tcPr>
            <w:tcW w:w="1530" w:type="dxa"/>
            <w:shd w:val="clear" w:color="auto" w:fill="B4C6E7" w:themeFill="accent1" w:themeFillTint="66"/>
          </w:tcPr>
          <w:p w14:paraId="0B506C5B" w14:textId="6D56257A" w:rsidR="006E595E" w:rsidRDefault="006E595E">
            <w:r>
              <w:t>Master Nodes</w:t>
            </w:r>
          </w:p>
        </w:tc>
        <w:tc>
          <w:tcPr>
            <w:tcW w:w="4673" w:type="dxa"/>
            <w:shd w:val="clear" w:color="auto" w:fill="B4C6E7" w:themeFill="accent1" w:themeFillTint="66"/>
          </w:tcPr>
          <w:p w14:paraId="2759A26C" w14:textId="0CEB0755" w:rsidR="006E595E" w:rsidRDefault="00F0557F">
            <w:r>
              <w:t>1</w:t>
            </w:r>
          </w:p>
        </w:tc>
      </w:tr>
      <w:tr w:rsidR="00F0557F" w14:paraId="353C69C6" w14:textId="77777777" w:rsidTr="00F0557F">
        <w:trPr>
          <w:trHeight w:val="219"/>
        </w:trPr>
        <w:tc>
          <w:tcPr>
            <w:tcW w:w="1530" w:type="dxa"/>
            <w:shd w:val="clear" w:color="auto" w:fill="B4C6E7" w:themeFill="accent1" w:themeFillTint="66"/>
          </w:tcPr>
          <w:p w14:paraId="2FDE7043" w14:textId="79848E5B" w:rsidR="006E595E" w:rsidRDefault="006E595E">
            <w:r>
              <w:t>Slave Nodes</w:t>
            </w:r>
          </w:p>
        </w:tc>
        <w:tc>
          <w:tcPr>
            <w:tcW w:w="4673" w:type="dxa"/>
            <w:shd w:val="clear" w:color="auto" w:fill="B4C6E7" w:themeFill="accent1" w:themeFillTint="66"/>
          </w:tcPr>
          <w:p w14:paraId="03858B44" w14:textId="1CE8B33B" w:rsidR="006E595E" w:rsidRDefault="006E595E">
            <w:r>
              <w:t>4</w:t>
            </w:r>
          </w:p>
        </w:tc>
      </w:tr>
      <w:tr w:rsidR="00F0557F" w14:paraId="04C57A3C" w14:textId="77777777" w:rsidTr="00F0557F">
        <w:trPr>
          <w:trHeight w:val="391"/>
        </w:trPr>
        <w:tc>
          <w:tcPr>
            <w:tcW w:w="1530" w:type="dxa"/>
            <w:shd w:val="clear" w:color="auto" w:fill="B4C6E7" w:themeFill="accent1" w:themeFillTint="66"/>
          </w:tcPr>
          <w:p w14:paraId="67B48AB2" w14:textId="26EF07FF" w:rsidR="00F0557F" w:rsidRDefault="00F0557F">
            <w:r>
              <w:t>Edge Node</w:t>
            </w:r>
          </w:p>
        </w:tc>
        <w:tc>
          <w:tcPr>
            <w:tcW w:w="4673" w:type="dxa"/>
            <w:shd w:val="clear" w:color="auto" w:fill="B4C6E7" w:themeFill="accent1" w:themeFillTint="66"/>
          </w:tcPr>
          <w:p w14:paraId="1439B445" w14:textId="1DE0B8BE" w:rsidR="00F0557F" w:rsidRDefault="00F0557F">
            <w:r>
              <w:t>1</w:t>
            </w:r>
          </w:p>
        </w:tc>
      </w:tr>
    </w:tbl>
    <w:p w14:paraId="15A2A3F4" w14:textId="77777777" w:rsidR="00F0557F" w:rsidRDefault="00F0557F"/>
    <w:tbl>
      <w:tblPr>
        <w:tblW w:w="6251" w:type="dxa"/>
        <w:tblCellMar>
          <w:left w:w="0" w:type="dxa"/>
          <w:right w:w="0" w:type="dxa"/>
        </w:tblCellMar>
        <w:tblLook w:val="04A0" w:firstRow="1" w:lastRow="0" w:firstColumn="1" w:lastColumn="0" w:noHBand="0" w:noVBand="1"/>
      </w:tblPr>
      <w:tblGrid>
        <w:gridCol w:w="1575"/>
        <w:gridCol w:w="4676"/>
      </w:tblGrid>
      <w:tr w:rsidR="00F0557F" w:rsidRPr="00F0557F" w14:paraId="35F97FDB" w14:textId="77777777" w:rsidTr="00F0557F">
        <w:trPr>
          <w:trHeight w:val="267"/>
        </w:trPr>
        <w:tc>
          <w:tcPr>
            <w:tcW w:w="0" w:type="auto"/>
            <w:gridSpan w:val="2"/>
            <w:tcBorders>
              <w:top w:val="single" w:sz="12" w:space="0" w:color="000000"/>
              <w:left w:val="single" w:sz="12" w:space="0" w:color="000000"/>
              <w:bottom w:val="single" w:sz="12" w:space="0" w:color="000000"/>
              <w:right w:val="single" w:sz="6" w:space="0" w:color="CCCCCC"/>
            </w:tcBorders>
            <w:shd w:val="clear" w:color="auto" w:fill="FFFF00"/>
            <w:noWrap/>
            <w:tcMar>
              <w:top w:w="0" w:type="dxa"/>
              <w:left w:w="45" w:type="dxa"/>
              <w:bottom w:w="0" w:type="dxa"/>
              <w:right w:w="45" w:type="dxa"/>
            </w:tcMar>
            <w:vAlign w:val="center"/>
            <w:hideMark/>
          </w:tcPr>
          <w:p w14:paraId="27A9BE62"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 xml:space="preserve">Master </w:t>
            </w:r>
            <w:proofErr w:type="gramStart"/>
            <w:r w:rsidRPr="00F0557F">
              <w:rPr>
                <w:rFonts w:ascii="Hp simplified" w:eastAsia="Times New Roman" w:hAnsi="Hp simplified"/>
                <w:b/>
                <w:bCs/>
                <w:color w:val="000000"/>
                <w:sz w:val="22"/>
                <w:szCs w:val="22"/>
              </w:rPr>
              <w:t>Node :</w:t>
            </w:r>
            <w:proofErr w:type="gramEnd"/>
            <w:r w:rsidRPr="00F0557F">
              <w:rPr>
                <w:rFonts w:ascii="Hp simplified" w:eastAsia="Times New Roman" w:hAnsi="Hp simplified"/>
                <w:b/>
                <w:bCs/>
                <w:color w:val="000000"/>
                <w:sz w:val="22"/>
                <w:szCs w:val="22"/>
              </w:rPr>
              <w:t xml:space="preserve"> File-System Sizes</w:t>
            </w:r>
          </w:p>
        </w:tc>
      </w:tr>
      <w:tr w:rsidR="00F0557F" w:rsidRPr="00F0557F" w14:paraId="343F26A2" w14:textId="77777777" w:rsidTr="00F0557F">
        <w:trPr>
          <w:trHeight w:val="254"/>
        </w:trPr>
        <w:tc>
          <w:tcPr>
            <w:tcW w:w="1575" w:type="dxa"/>
            <w:tcBorders>
              <w:top w:val="single" w:sz="6" w:space="0" w:color="CCCCCC"/>
              <w:left w:val="single" w:sz="12" w:space="0" w:color="000000"/>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3FAACE9F" w14:textId="2C9454D5" w:rsidR="00F0557F" w:rsidRPr="00F0557F" w:rsidRDefault="00F0557F" w:rsidP="00F0557F">
            <w:pPr>
              <w:jc w:val="center"/>
              <w:rPr>
                <w:rFonts w:ascii="Hp simplified" w:eastAsia="Times New Roman" w:hAnsi="Hp simplified"/>
                <w:b/>
                <w:bCs/>
                <w:color w:val="000000"/>
                <w:sz w:val="22"/>
                <w:szCs w:val="22"/>
              </w:rPr>
            </w:pPr>
            <w:r>
              <w:rPr>
                <w:rFonts w:ascii="Hp simplified" w:eastAsia="Times New Roman" w:hAnsi="Hp simplified"/>
                <w:b/>
                <w:bCs/>
                <w:color w:val="000000"/>
                <w:sz w:val="22"/>
                <w:szCs w:val="22"/>
              </w:rPr>
              <w:t xml:space="preserve"> </w:t>
            </w:r>
            <w:r w:rsidRPr="00F0557F">
              <w:rPr>
                <w:rFonts w:ascii="Hp simplified" w:eastAsia="Times New Roman" w:hAnsi="Hp simplified"/>
                <w:b/>
                <w:bCs/>
                <w:color w:val="000000"/>
                <w:sz w:val="22"/>
                <w:szCs w:val="22"/>
              </w:rPr>
              <w:t>Mount Point</w:t>
            </w:r>
          </w:p>
        </w:tc>
        <w:tc>
          <w:tcPr>
            <w:tcW w:w="4676" w:type="dxa"/>
            <w:tcBorders>
              <w:top w:val="single" w:sz="6" w:space="0" w:color="CCCCCC"/>
              <w:left w:val="single" w:sz="6" w:space="0" w:color="CCCCCC"/>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16C59057"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Size(GB)</w:t>
            </w:r>
          </w:p>
        </w:tc>
      </w:tr>
      <w:tr w:rsidR="00F0557F" w:rsidRPr="00F0557F" w14:paraId="4696BA4E" w14:textId="77777777" w:rsidTr="00F0557F">
        <w:trPr>
          <w:trHeight w:val="254"/>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75B9E433"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w:t>
            </w:r>
          </w:p>
        </w:tc>
        <w:tc>
          <w:tcPr>
            <w:tcW w:w="4676"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77746013"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50</w:t>
            </w:r>
          </w:p>
        </w:tc>
      </w:tr>
      <w:tr w:rsidR="00F0557F" w:rsidRPr="00F0557F" w14:paraId="70085E43" w14:textId="77777777" w:rsidTr="00F0557F">
        <w:trPr>
          <w:trHeight w:val="254"/>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1F76107D"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/opt</w:t>
            </w:r>
          </w:p>
        </w:tc>
        <w:tc>
          <w:tcPr>
            <w:tcW w:w="4676"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0F635033"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1 TB</w:t>
            </w:r>
          </w:p>
        </w:tc>
      </w:tr>
      <w:tr w:rsidR="00F0557F" w:rsidRPr="00F0557F" w14:paraId="2FAA5143" w14:textId="77777777" w:rsidTr="00F0557F">
        <w:trPr>
          <w:trHeight w:val="254"/>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0C1510DA"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w:t>
            </w:r>
            <w:proofErr w:type="spellStart"/>
            <w:r w:rsidRPr="00F0557F">
              <w:rPr>
                <w:rFonts w:ascii="Hp simplified" w:eastAsia="Times New Roman" w:hAnsi="Hp simplified"/>
                <w:color w:val="000000"/>
                <w:sz w:val="22"/>
                <w:szCs w:val="22"/>
              </w:rPr>
              <w:t>var</w:t>
            </w:r>
            <w:proofErr w:type="spellEnd"/>
          </w:p>
        </w:tc>
        <w:tc>
          <w:tcPr>
            <w:tcW w:w="4676"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1F342CE0"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1 TB</w:t>
            </w:r>
          </w:p>
        </w:tc>
      </w:tr>
      <w:tr w:rsidR="00F0557F" w:rsidRPr="00F0557F" w14:paraId="45216C44" w14:textId="77777777" w:rsidTr="00F0557F">
        <w:trPr>
          <w:trHeight w:val="254"/>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33FC408C"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w:t>
            </w:r>
            <w:proofErr w:type="spellStart"/>
            <w:r w:rsidRPr="00F0557F">
              <w:rPr>
                <w:rFonts w:ascii="Hp simplified" w:eastAsia="Times New Roman" w:hAnsi="Hp simplified"/>
                <w:color w:val="000000"/>
                <w:sz w:val="22"/>
                <w:szCs w:val="22"/>
              </w:rPr>
              <w:t>tmp</w:t>
            </w:r>
            <w:proofErr w:type="spellEnd"/>
          </w:p>
        </w:tc>
        <w:tc>
          <w:tcPr>
            <w:tcW w:w="4676"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6F450017"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200</w:t>
            </w:r>
          </w:p>
        </w:tc>
      </w:tr>
      <w:tr w:rsidR="00F0557F" w:rsidRPr="00F0557F" w14:paraId="4A6D4940" w14:textId="77777777" w:rsidTr="00F0557F">
        <w:trPr>
          <w:trHeight w:val="254"/>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2E433490"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/grid/0</w:t>
            </w:r>
          </w:p>
        </w:tc>
        <w:tc>
          <w:tcPr>
            <w:tcW w:w="4676"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63443334"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200</w:t>
            </w:r>
          </w:p>
        </w:tc>
      </w:tr>
      <w:tr w:rsidR="00F0557F" w:rsidRPr="00F0557F" w14:paraId="770D9E24" w14:textId="77777777" w:rsidTr="00F0557F">
        <w:trPr>
          <w:trHeight w:val="254"/>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bottom"/>
            <w:hideMark/>
          </w:tcPr>
          <w:p w14:paraId="5DA003A6" w14:textId="77777777" w:rsidR="00F0557F" w:rsidRPr="00F0557F" w:rsidRDefault="00F0557F" w:rsidP="00F0557F">
            <w:pPr>
              <w:jc w:val="center"/>
              <w:rPr>
                <w:rFonts w:ascii="Hp simplified" w:eastAsia="Times New Roman" w:hAnsi="Hp simplified"/>
                <w:color w:val="FF0000"/>
                <w:sz w:val="22"/>
                <w:szCs w:val="22"/>
              </w:rPr>
            </w:pP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bottom"/>
            <w:hideMark/>
          </w:tcPr>
          <w:p w14:paraId="5EB8EA9E" w14:textId="77777777" w:rsidR="00F0557F" w:rsidRPr="00F0557F" w:rsidRDefault="00F0557F" w:rsidP="00F0557F">
            <w:pPr>
              <w:rPr>
                <w:rFonts w:eastAsia="Times New Roman"/>
              </w:rPr>
            </w:pPr>
          </w:p>
        </w:tc>
      </w:tr>
      <w:tr w:rsidR="00F0557F" w:rsidRPr="00F0557F" w14:paraId="4E1DDA3C" w14:textId="77777777" w:rsidTr="00F0557F">
        <w:trPr>
          <w:trHeight w:val="254"/>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6078B6C0"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lastRenderedPageBreak/>
              <w:t>RAM</w:t>
            </w:r>
          </w:p>
        </w:tc>
        <w:tc>
          <w:tcPr>
            <w:tcW w:w="4676"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1207BE57"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48</w:t>
            </w:r>
          </w:p>
        </w:tc>
      </w:tr>
      <w:tr w:rsidR="00F0557F" w:rsidRPr="00F0557F" w14:paraId="5E9641AA" w14:textId="77777777" w:rsidTr="00F0557F">
        <w:trPr>
          <w:trHeight w:val="236"/>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6A4A0656"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V-CORES</w:t>
            </w:r>
          </w:p>
        </w:tc>
        <w:tc>
          <w:tcPr>
            <w:tcW w:w="4676"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34E20994"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6</w:t>
            </w:r>
          </w:p>
        </w:tc>
      </w:tr>
    </w:tbl>
    <w:p w14:paraId="51872F4B" w14:textId="77777777" w:rsidR="00F0557F" w:rsidRDefault="00F0557F"/>
    <w:tbl>
      <w:tblPr>
        <w:tblW w:w="6264" w:type="dxa"/>
        <w:tblCellMar>
          <w:left w:w="0" w:type="dxa"/>
          <w:right w:w="0" w:type="dxa"/>
        </w:tblCellMar>
        <w:tblLook w:val="04A0" w:firstRow="1" w:lastRow="0" w:firstColumn="1" w:lastColumn="0" w:noHBand="0" w:noVBand="1"/>
      </w:tblPr>
      <w:tblGrid>
        <w:gridCol w:w="1575"/>
        <w:gridCol w:w="4689"/>
      </w:tblGrid>
      <w:tr w:rsidR="00F0557F" w:rsidRPr="00F0557F" w14:paraId="5FB36B23" w14:textId="77777777" w:rsidTr="00F0557F">
        <w:trPr>
          <w:trHeight w:val="267"/>
        </w:trPr>
        <w:tc>
          <w:tcPr>
            <w:tcW w:w="0" w:type="auto"/>
            <w:gridSpan w:val="2"/>
            <w:tcBorders>
              <w:top w:val="single" w:sz="12" w:space="0" w:color="000000"/>
              <w:left w:val="single" w:sz="12" w:space="0" w:color="000000"/>
              <w:bottom w:val="single" w:sz="12" w:space="0" w:color="000000"/>
              <w:right w:val="single" w:sz="6" w:space="0" w:color="CCCCCC"/>
            </w:tcBorders>
            <w:shd w:val="clear" w:color="auto" w:fill="FFFF00"/>
            <w:noWrap/>
            <w:tcMar>
              <w:top w:w="0" w:type="dxa"/>
              <w:left w:w="45" w:type="dxa"/>
              <w:bottom w:w="0" w:type="dxa"/>
              <w:right w:w="45" w:type="dxa"/>
            </w:tcMar>
            <w:vAlign w:val="center"/>
            <w:hideMark/>
          </w:tcPr>
          <w:p w14:paraId="1EA29ED1"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 xml:space="preserve">Slave </w:t>
            </w:r>
            <w:proofErr w:type="gramStart"/>
            <w:r w:rsidRPr="00F0557F">
              <w:rPr>
                <w:rFonts w:ascii="Hp simplified" w:eastAsia="Times New Roman" w:hAnsi="Hp simplified"/>
                <w:b/>
                <w:bCs/>
                <w:color w:val="000000"/>
                <w:sz w:val="22"/>
                <w:szCs w:val="22"/>
              </w:rPr>
              <w:t>Node :</w:t>
            </w:r>
            <w:proofErr w:type="gramEnd"/>
            <w:r w:rsidRPr="00F0557F">
              <w:rPr>
                <w:rFonts w:ascii="Hp simplified" w:eastAsia="Times New Roman" w:hAnsi="Hp simplified"/>
                <w:b/>
                <w:bCs/>
                <w:color w:val="000000"/>
                <w:sz w:val="22"/>
                <w:szCs w:val="22"/>
              </w:rPr>
              <w:t xml:space="preserve"> File-System Sizes</w:t>
            </w:r>
          </w:p>
        </w:tc>
      </w:tr>
      <w:tr w:rsidR="00F0557F" w:rsidRPr="00F0557F" w14:paraId="6EF223D6" w14:textId="77777777" w:rsidTr="00F0557F">
        <w:trPr>
          <w:trHeight w:val="255"/>
        </w:trPr>
        <w:tc>
          <w:tcPr>
            <w:tcW w:w="1575" w:type="dxa"/>
            <w:tcBorders>
              <w:top w:val="single" w:sz="6" w:space="0" w:color="CCCCCC"/>
              <w:left w:val="single" w:sz="12" w:space="0" w:color="000000"/>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0122108C"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Mount Point</w:t>
            </w:r>
          </w:p>
        </w:tc>
        <w:tc>
          <w:tcPr>
            <w:tcW w:w="4689" w:type="dxa"/>
            <w:tcBorders>
              <w:top w:val="single" w:sz="6" w:space="0" w:color="CCCCCC"/>
              <w:left w:val="single" w:sz="6" w:space="0" w:color="CCCCCC"/>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12E1792B"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Size(GB)</w:t>
            </w:r>
          </w:p>
        </w:tc>
      </w:tr>
      <w:tr w:rsidR="00F0557F" w:rsidRPr="00F0557F" w14:paraId="1FE0EE9A" w14:textId="77777777" w:rsidTr="00F0557F">
        <w:trPr>
          <w:trHeight w:val="255"/>
        </w:trPr>
        <w:tc>
          <w:tcPr>
            <w:tcW w:w="1575" w:type="dxa"/>
            <w:tcBorders>
              <w:top w:val="single" w:sz="6" w:space="0" w:color="CCCCCC"/>
              <w:left w:val="single" w:sz="6" w:space="0" w:color="000000"/>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5A55BD71" w14:textId="77777777" w:rsidR="00F0557F" w:rsidRPr="00F0557F" w:rsidRDefault="00F0557F" w:rsidP="00F0557F">
            <w:pP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w:t>
            </w:r>
          </w:p>
        </w:tc>
        <w:tc>
          <w:tcPr>
            <w:tcW w:w="4689" w:type="dxa"/>
            <w:tcBorders>
              <w:top w:val="single" w:sz="6" w:space="0" w:color="CCCCCC"/>
              <w:left w:val="single" w:sz="6" w:space="0" w:color="CCCCCC"/>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2651817A"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50</w:t>
            </w:r>
          </w:p>
        </w:tc>
      </w:tr>
      <w:tr w:rsidR="00F0557F" w:rsidRPr="00F0557F" w14:paraId="1ED40298" w14:textId="77777777" w:rsidTr="00F0557F">
        <w:trPr>
          <w:trHeight w:val="255"/>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132E5627"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/opt</w:t>
            </w:r>
          </w:p>
        </w:tc>
        <w:tc>
          <w:tcPr>
            <w:tcW w:w="4689"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73ABBF3A"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150</w:t>
            </w:r>
          </w:p>
        </w:tc>
      </w:tr>
      <w:tr w:rsidR="00F0557F" w:rsidRPr="00F0557F" w14:paraId="01C6CB02" w14:textId="77777777" w:rsidTr="00F0557F">
        <w:trPr>
          <w:trHeight w:val="255"/>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467431B3"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w:t>
            </w:r>
            <w:proofErr w:type="spellStart"/>
            <w:r w:rsidRPr="00F0557F">
              <w:rPr>
                <w:rFonts w:ascii="Hp simplified" w:eastAsia="Times New Roman" w:hAnsi="Hp simplified"/>
                <w:color w:val="000000"/>
                <w:sz w:val="22"/>
                <w:szCs w:val="22"/>
              </w:rPr>
              <w:t>var</w:t>
            </w:r>
            <w:proofErr w:type="spellEnd"/>
          </w:p>
        </w:tc>
        <w:tc>
          <w:tcPr>
            <w:tcW w:w="4689"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72A36782"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150</w:t>
            </w:r>
          </w:p>
        </w:tc>
      </w:tr>
      <w:tr w:rsidR="00F0557F" w:rsidRPr="00F0557F" w14:paraId="0EEB826F" w14:textId="77777777" w:rsidTr="00F0557F">
        <w:trPr>
          <w:trHeight w:val="255"/>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4266CB0B"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w:t>
            </w:r>
            <w:proofErr w:type="spellStart"/>
            <w:r w:rsidRPr="00F0557F">
              <w:rPr>
                <w:rFonts w:ascii="Hp simplified" w:eastAsia="Times New Roman" w:hAnsi="Hp simplified"/>
                <w:color w:val="000000"/>
                <w:sz w:val="22"/>
                <w:szCs w:val="22"/>
              </w:rPr>
              <w:t>tmp</w:t>
            </w:r>
            <w:proofErr w:type="spellEnd"/>
          </w:p>
        </w:tc>
        <w:tc>
          <w:tcPr>
            <w:tcW w:w="4689"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7C882B21"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200</w:t>
            </w:r>
          </w:p>
        </w:tc>
      </w:tr>
      <w:tr w:rsidR="00F0557F" w:rsidRPr="00F0557F" w14:paraId="746B758A" w14:textId="77777777" w:rsidTr="00F0557F">
        <w:trPr>
          <w:trHeight w:val="255"/>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7BF79019"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/grid/0</w:t>
            </w:r>
          </w:p>
        </w:tc>
        <w:tc>
          <w:tcPr>
            <w:tcW w:w="4689"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635FFCA0"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4 TB</w:t>
            </w:r>
          </w:p>
        </w:tc>
      </w:tr>
      <w:tr w:rsidR="00F0557F" w:rsidRPr="00F0557F" w14:paraId="61B40D90" w14:textId="77777777" w:rsidTr="00F0557F">
        <w:trPr>
          <w:trHeight w:val="255"/>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bottom"/>
            <w:hideMark/>
          </w:tcPr>
          <w:p w14:paraId="59893328" w14:textId="77777777" w:rsidR="00F0557F" w:rsidRPr="00F0557F" w:rsidRDefault="00F0557F" w:rsidP="00F0557F">
            <w:pPr>
              <w:jc w:val="center"/>
              <w:rPr>
                <w:rFonts w:ascii="Hp simplified" w:eastAsia="Times New Roman" w:hAnsi="Hp simplified"/>
                <w:color w:val="FF0000"/>
                <w:sz w:val="22"/>
                <w:szCs w:val="22"/>
              </w:rPr>
            </w:pP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bottom"/>
            <w:hideMark/>
          </w:tcPr>
          <w:p w14:paraId="7F7C6177" w14:textId="77777777" w:rsidR="00F0557F" w:rsidRPr="00F0557F" w:rsidRDefault="00F0557F" w:rsidP="00F0557F">
            <w:pPr>
              <w:rPr>
                <w:rFonts w:eastAsia="Times New Roman"/>
              </w:rPr>
            </w:pPr>
          </w:p>
        </w:tc>
      </w:tr>
      <w:tr w:rsidR="00F0557F" w:rsidRPr="00F0557F" w14:paraId="58C1C65E" w14:textId="77777777" w:rsidTr="00F0557F">
        <w:trPr>
          <w:trHeight w:val="255"/>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5379268D"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RAM</w:t>
            </w:r>
          </w:p>
        </w:tc>
        <w:tc>
          <w:tcPr>
            <w:tcW w:w="4689"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69C8D5DF"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32</w:t>
            </w:r>
          </w:p>
        </w:tc>
      </w:tr>
      <w:tr w:rsidR="00F0557F" w:rsidRPr="00F0557F" w14:paraId="5D95C0DB" w14:textId="77777777" w:rsidTr="00F0557F">
        <w:trPr>
          <w:trHeight w:val="255"/>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1CE3F5BE"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V-CORES</w:t>
            </w:r>
          </w:p>
        </w:tc>
        <w:tc>
          <w:tcPr>
            <w:tcW w:w="4689"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70573B95"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6</w:t>
            </w:r>
          </w:p>
        </w:tc>
      </w:tr>
    </w:tbl>
    <w:p w14:paraId="551489F8" w14:textId="77777777" w:rsidR="00F0557F" w:rsidRDefault="00F0557F"/>
    <w:tbl>
      <w:tblPr>
        <w:tblW w:w="6278" w:type="dxa"/>
        <w:tblCellMar>
          <w:left w:w="0" w:type="dxa"/>
          <w:right w:w="0" w:type="dxa"/>
        </w:tblCellMar>
        <w:tblLook w:val="04A0" w:firstRow="1" w:lastRow="0" w:firstColumn="1" w:lastColumn="0" w:noHBand="0" w:noVBand="1"/>
      </w:tblPr>
      <w:tblGrid>
        <w:gridCol w:w="1575"/>
        <w:gridCol w:w="4703"/>
      </w:tblGrid>
      <w:tr w:rsidR="00F0557F" w:rsidRPr="00F0557F" w14:paraId="40046FBA" w14:textId="77777777" w:rsidTr="00F0557F">
        <w:trPr>
          <w:trHeight w:val="279"/>
        </w:trPr>
        <w:tc>
          <w:tcPr>
            <w:tcW w:w="0" w:type="auto"/>
            <w:gridSpan w:val="2"/>
            <w:tcBorders>
              <w:top w:val="single" w:sz="12" w:space="0" w:color="000000"/>
              <w:left w:val="single" w:sz="12" w:space="0" w:color="000000"/>
              <w:bottom w:val="single" w:sz="12" w:space="0" w:color="000000"/>
              <w:right w:val="single" w:sz="6" w:space="0" w:color="CCCCCC"/>
            </w:tcBorders>
            <w:shd w:val="clear" w:color="auto" w:fill="FFFF00"/>
            <w:noWrap/>
            <w:tcMar>
              <w:top w:w="0" w:type="dxa"/>
              <w:left w:w="45" w:type="dxa"/>
              <w:bottom w:w="0" w:type="dxa"/>
              <w:right w:w="45" w:type="dxa"/>
            </w:tcMar>
            <w:vAlign w:val="center"/>
            <w:hideMark/>
          </w:tcPr>
          <w:p w14:paraId="18A2FE5A"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 xml:space="preserve">Edge </w:t>
            </w:r>
            <w:proofErr w:type="gramStart"/>
            <w:r w:rsidRPr="00F0557F">
              <w:rPr>
                <w:rFonts w:ascii="Hp simplified" w:eastAsia="Times New Roman" w:hAnsi="Hp simplified"/>
                <w:b/>
                <w:bCs/>
                <w:color w:val="000000"/>
                <w:sz w:val="22"/>
                <w:szCs w:val="22"/>
              </w:rPr>
              <w:t>Node :</w:t>
            </w:r>
            <w:proofErr w:type="gramEnd"/>
            <w:r w:rsidRPr="00F0557F">
              <w:rPr>
                <w:rFonts w:ascii="Hp simplified" w:eastAsia="Times New Roman" w:hAnsi="Hp simplified"/>
                <w:b/>
                <w:bCs/>
                <w:color w:val="000000"/>
                <w:sz w:val="22"/>
                <w:szCs w:val="22"/>
              </w:rPr>
              <w:t xml:space="preserve"> File-System Sizes</w:t>
            </w:r>
          </w:p>
        </w:tc>
      </w:tr>
      <w:tr w:rsidR="00F0557F" w:rsidRPr="00F0557F" w14:paraId="6D36F905" w14:textId="77777777" w:rsidTr="00F0557F">
        <w:trPr>
          <w:trHeight w:val="267"/>
        </w:trPr>
        <w:tc>
          <w:tcPr>
            <w:tcW w:w="1575" w:type="dxa"/>
            <w:tcBorders>
              <w:top w:val="single" w:sz="6" w:space="0" w:color="CCCCCC"/>
              <w:left w:val="single" w:sz="12" w:space="0" w:color="000000"/>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053F12C8"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Mount Point</w:t>
            </w:r>
          </w:p>
        </w:tc>
        <w:tc>
          <w:tcPr>
            <w:tcW w:w="4703" w:type="dxa"/>
            <w:tcBorders>
              <w:top w:val="single" w:sz="6" w:space="0" w:color="CCCCCC"/>
              <w:left w:val="single" w:sz="6" w:space="0" w:color="CCCCCC"/>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5FC03ED2"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Size(GB)</w:t>
            </w:r>
          </w:p>
        </w:tc>
      </w:tr>
      <w:tr w:rsidR="00F0557F" w:rsidRPr="00F0557F" w14:paraId="282CA535" w14:textId="77777777" w:rsidTr="00F0557F">
        <w:trPr>
          <w:trHeight w:val="267"/>
        </w:trPr>
        <w:tc>
          <w:tcPr>
            <w:tcW w:w="1575" w:type="dxa"/>
            <w:tcBorders>
              <w:top w:val="single" w:sz="6" w:space="0" w:color="CCCCCC"/>
              <w:left w:val="single" w:sz="6" w:space="0" w:color="000000"/>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70FC22E2" w14:textId="77777777" w:rsidR="00F0557F" w:rsidRPr="00F0557F" w:rsidRDefault="00F0557F" w:rsidP="00F0557F">
            <w:pP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w:t>
            </w:r>
          </w:p>
        </w:tc>
        <w:tc>
          <w:tcPr>
            <w:tcW w:w="4703" w:type="dxa"/>
            <w:tcBorders>
              <w:top w:val="single" w:sz="6" w:space="0" w:color="CCCCCC"/>
              <w:left w:val="single" w:sz="6" w:space="0" w:color="CCCCCC"/>
              <w:bottom w:val="single" w:sz="6" w:space="0" w:color="000000"/>
              <w:right w:val="single" w:sz="6" w:space="0" w:color="000000"/>
            </w:tcBorders>
            <w:shd w:val="clear" w:color="auto" w:fill="9CC2E5"/>
            <w:noWrap/>
            <w:tcMar>
              <w:top w:w="0" w:type="dxa"/>
              <w:left w:w="45" w:type="dxa"/>
              <w:bottom w:w="0" w:type="dxa"/>
              <w:right w:w="45" w:type="dxa"/>
            </w:tcMar>
            <w:vAlign w:val="center"/>
            <w:hideMark/>
          </w:tcPr>
          <w:p w14:paraId="13D331DD" w14:textId="77777777" w:rsidR="00F0557F" w:rsidRPr="00F0557F" w:rsidRDefault="00F0557F" w:rsidP="00F0557F">
            <w:pPr>
              <w:jc w:val="center"/>
              <w:rPr>
                <w:rFonts w:ascii="Hp simplified" w:eastAsia="Times New Roman" w:hAnsi="Hp simplified"/>
                <w:b/>
                <w:bCs/>
                <w:color w:val="000000"/>
                <w:sz w:val="22"/>
                <w:szCs w:val="22"/>
              </w:rPr>
            </w:pPr>
            <w:r w:rsidRPr="00F0557F">
              <w:rPr>
                <w:rFonts w:ascii="Hp simplified" w:eastAsia="Times New Roman" w:hAnsi="Hp simplified"/>
                <w:b/>
                <w:bCs/>
                <w:color w:val="000000"/>
                <w:sz w:val="22"/>
                <w:szCs w:val="22"/>
              </w:rPr>
              <w:t>50</w:t>
            </w:r>
          </w:p>
        </w:tc>
      </w:tr>
      <w:tr w:rsidR="00F0557F" w:rsidRPr="00F0557F" w14:paraId="15709ED9" w14:textId="77777777" w:rsidTr="00F0557F">
        <w:trPr>
          <w:trHeight w:val="267"/>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53CAA564"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/opt</w:t>
            </w:r>
          </w:p>
        </w:tc>
        <w:tc>
          <w:tcPr>
            <w:tcW w:w="4703"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2037BD94"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1 TB</w:t>
            </w:r>
          </w:p>
        </w:tc>
      </w:tr>
      <w:tr w:rsidR="00F0557F" w:rsidRPr="00F0557F" w14:paraId="11748693" w14:textId="77777777" w:rsidTr="00F0557F">
        <w:trPr>
          <w:trHeight w:val="267"/>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1C8ABAA2"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w:t>
            </w:r>
            <w:proofErr w:type="spellStart"/>
            <w:r w:rsidRPr="00F0557F">
              <w:rPr>
                <w:rFonts w:ascii="Hp simplified" w:eastAsia="Times New Roman" w:hAnsi="Hp simplified"/>
                <w:color w:val="000000"/>
                <w:sz w:val="22"/>
                <w:szCs w:val="22"/>
              </w:rPr>
              <w:t>var</w:t>
            </w:r>
            <w:proofErr w:type="spellEnd"/>
          </w:p>
        </w:tc>
        <w:tc>
          <w:tcPr>
            <w:tcW w:w="4703"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11269D7D"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1 TB</w:t>
            </w:r>
          </w:p>
        </w:tc>
      </w:tr>
      <w:tr w:rsidR="00F0557F" w:rsidRPr="00F0557F" w14:paraId="25A352C7" w14:textId="77777777" w:rsidTr="00F0557F">
        <w:trPr>
          <w:trHeight w:val="267"/>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3E5B77CA"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w:t>
            </w:r>
            <w:proofErr w:type="spellStart"/>
            <w:r w:rsidRPr="00F0557F">
              <w:rPr>
                <w:rFonts w:ascii="Hp simplified" w:eastAsia="Times New Roman" w:hAnsi="Hp simplified"/>
                <w:color w:val="000000"/>
                <w:sz w:val="22"/>
                <w:szCs w:val="22"/>
              </w:rPr>
              <w:t>tmp</w:t>
            </w:r>
            <w:proofErr w:type="spellEnd"/>
          </w:p>
        </w:tc>
        <w:tc>
          <w:tcPr>
            <w:tcW w:w="4703"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560F57AC"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200</w:t>
            </w:r>
          </w:p>
        </w:tc>
      </w:tr>
      <w:tr w:rsidR="00F0557F" w:rsidRPr="00F0557F" w14:paraId="6A6D4BAF" w14:textId="77777777" w:rsidTr="00F0557F">
        <w:trPr>
          <w:trHeight w:val="267"/>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05AB6859"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/Landing</w:t>
            </w:r>
          </w:p>
        </w:tc>
        <w:tc>
          <w:tcPr>
            <w:tcW w:w="4703"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1BCEDFD2"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2 TB</w:t>
            </w:r>
          </w:p>
        </w:tc>
      </w:tr>
      <w:tr w:rsidR="00F0557F" w:rsidRPr="00F0557F" w14:paraId="6B7533C5" w14:textId="77777777" w:rsidTr="00F0557F">
        <w:trPr>
          <w:trHeight w:val="267"/>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bottom"/>
            <w:hideMark/>
          </w:tcPr>
          <w:p w14:paraId="7DFD74F4" w14:textId="77777777" w:rsidR="00F0557F" w:rsidRPr="00F0557F" w:rsidRDefault="00F0557F" w:rsidP="00F0557F">
            <w:pPr>
              <w:jc w:val="center"/>
              <w:rPr>
                <w:rFonts w:ascii="Hp simplified" w:eastAsia="Times New Roman" w:hAnsi="Hp simplified"/>
                <w:color w:val="FF0000"/>
                <w:sz w:val="22"/>
                <w:szCs w:val="22"/>
              </w:rPr>
            </w:pP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bottom"/>
            <w:hideMark/>
          </w:tcPr>
          <w:p w14:paraId="7F7CA28F" w14:textId="77777777" w:rsidR="00F0557F" w:rsidRPr="00F0557F" w:rsidRDefault="00F0557F" w:rsidP="00F0557F">
            <w:pPr>
              <w:rPr>
                <w:rFonts w:eastAsia="Times New Roman"/>
              </w:rPr>
            </w:pPr>
          </w:p>
        </w:tc>
      </w:tr>
      <w:tr w:rsidR="00F0557F" w:rsidRPr="00F0557F" w14:paraId="492F2EF8" w14:textId="77777777" w:rsidTr="00F0557F">
        <w:trPr>
          <w:trHeight w:val="267"/>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0A4FF518"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RAM</w:t>
            </w:r>
          </w:p>
        </w:tc>
        <w:tc>
          <w:tcPr>
            <w:tcW w:w="4703"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387A5C2E"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56</w:t>
            </w:r>
          </w:p>
        </w:tc>
      </w:tr>
      <w:tr w:rsidR="00F0557F" w:rsidRPr="00F0557F" w14:paraId="0E24B452" w14:textId="77777777" w:rsidTr="00F0557F">
        <w:trPr>
          <w:trHeight w:val="267"/>
        </w:trPr>
        <w:tc>
          <w:tcPr>
            <w:tcW w:w="1575" w:type="dxa"/>
            <w:tcBorders>
              <w:top w:val="single" w:sz="6" w:space="0" w:color="CCCCCC"/>
              <w:left w:val="single" w:sz="6" w:space="0" w:color="000000"/>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3229CD44" w14:textId="77777777" w:rsidR="00F0557F" w:rsidRPr="00F0557F" w:rsidRDefault="00F0557F" w:rsidP="00F0557F">
            <w:pPr>
              <w:rPr>
                <w:rFonts w:ascii="Hp simplified" w:eastAsia="Times New Roman" w:hAnsi="Hp simplified"/>
                <w:color w:val="000000"/>
                <w:sz w:val="22"/>
                <w:szCs w:val="22"/>
              </w:rPr>
            </w:pPr>
            <w:r w:rsidRPr="00F0557F">
              <w:rPr>
                <w:rFonts w:ascii="Hp simplified" w:eastAsia="Times New Roman" w:hAnsi="Hp simplified"/>
                <w:color w:val="000000"/>
                <w:sz w:val="22"/>
                <w:szCs w:val="22"/>
              </w:rPr>
              <w:t>V-CORE</w:t>
            </w:r>
          </w:p>
        </w:tc>
        <w:tc>
          <w:tcPr>
            <w:tcW w:w="4703" w:type="dxa"/>
            <w:tcBorders>
              <w:top w:val="single" w:sz="6" w:space="0" w:color="CCCCCC"/>
              <w:left w:val="single" w:sz="6" w:space="0" w:color="CCCCCC"/>
              <w:bottom w:val="single" w:sz="6" w:space="0" w:color="000000"/>
              <w:right w:val="single" w:sz="6" w:space="0" w:color="000000"/>
            </w:tcBorders>
            <w:shd w:val="clear" w:color="auto" w:fill="9DC3E6"/>
            <w:noWrap/>
            <w:tcMar>
              <w:top w:w="0" w:type="dxa"/>
              <w:left w:w="45" w:type="dxa"/>
              <w:bottom w:w="0" w:type="dxa"/>
              <w:right w:w="45" w:type="dxa"/>
            </w:tcMar>
            <w:vAlign w:val="center"/>
            <w:hideMark/>
          </w:tcPr>
          <w:p w14:paraId="08B47622" w14:textId="77777777" w:rsidR="00F0557F" w:rsidRPr="00F0557F" w:rsidRDefault="00F0557F" w:rsidP="00F0557F">
            <w:pPr>
              <w:jc w:val="center"/>
              <w:rPr>
                <w:rFonts w:ascii="Hp simplified" w:eastAsia="Times New Roman" w:hAnsi="Hp simplified"/>
                <w:color w:val="FF0000"/>
                <w:sz w:val="22"/>
                <w:szCs w:val="22"/>
              </w:rPr>
            </w:pPr>
            <w:r w:rsidRPr="00F0557F">
              <w:rPr>
                <w:rFonts w:ascii="Hp simplified" w:eastAsia="Times New Roman" w:hAnsi="Hp simplified"/>
                <w:color w:val="FF0000"/>
                <w:sz w:val="22"/>
                <w:szCs w:val="22"/>
              </w:rPr>
              <w:t>8</w:t>
            </w:r>
          </w:p>
        </w:tc>
      </w:tr>
    </w:tbl>
    <w:p w14:paraId="700C8D40" w14:textId="6356FA4E" w:rsidR="005120AD" w:rsidRDefault="00556588">
      <w:r>
        <w:br w:type="page"/>
      </w:r>
    </w:p>
    <w:p w14:paraId="57074D88" w14:textId="7E6DA263" w:rsidR="00D944A3" w:rsidRDefault="00556588" w:rsidP="005B74E7">
      <w:pPr>
        <w:pStyle w:val="Ttulo2"/>
        <w:numPr>
          <w:ilvl w:val="1"/>
          <w:numId w:val="9"/>
        </w:numPr>
      </w:pPr>
      <w:bookmarkStart w:id="76" w:name="_Toc482897562"/>
      <w:r w:rsidRPr="00D944A3">
        <w:lastRenderedPageBreak/>
        <w:t xml:space="preserve">High </w:t>
      </w:r>
      <w:proofErr w:type="gramStart"/>
      <w:r w:rsidRPr="00D944A3">
        <w:t xml:space="preserve">Availability </w:t>
      </w:r>
      <w:r w:rsidR="00142B55" w:rsidRPr="00D944A3">
        <w:t>:</w:t>
      </w:r>
      <w:bookmarkEnd w:id="76"/>
      <w:proofErr w:type="gramEnd"/>
      <w:r w:rsidR="00142B55">
        <w:t xml:space="preserve"> </w:t>
      </w:r>
    </w:p>
    <w:p w14:paraId="081F206F" w14:textId="2CB6CA3D" w:rsidR="001A6C3B" w:rsidRDefault="00142B55">
      <w:r>
        <w:t xml:space="preserve">Present deployment does not required deployment of a highly available </w:t>
      </w:r>
      <w:proofErr w:type="gramStart"/>
      <w:r>
        <w:t>cluster .</w:t>
      </w:r>
      <w:proofErr w:type="gramEnd"/>
      <w:r>
        <w:t xml:space="preserve"> As the platform matures need fo</w:t>
      </w:r>
      <w:r w:rsidR="001A6C3B">
        <w:t xml:space="preserve">r HA will </w:t>
      </w:r>
      <w:proofErr w:type="gramStart"/>
      <w:r w:rsidR="001A6C3B">
        <w:t>arise .</w:t>
      </w:r>
      <w:proofErr w:type="gramEnd"/>
    </w:p>
    <w:p w14:paraId="058D07A3" w14:textId="2D2BF427" w:rsidR="00142B55" w:rsidRDefault="003E7B8C">
      <w:r>
        <w:t>To e</w:t>
      </w:r>
      <w:r w:rsidR="00426D02">
        <w:t xml:space="preserve">nable HA </w:t>
      </w:r>
      <w:r>
        <w:t xml:space="preserve">one more master node needs to be deployed and to have better fault tolerance all the servers Master &amp; Slave nodes need to be balanced across 3 Racks </w:t>
      </w:r>
      <w:proofErr w:type="gramStart"/>
      <w:r>
        <w:t>( Each</w:t>
      </w:r>
      <w:proofErr w:type="gramEnd"/>
      <w:r>
        <w:t xml:space="preserve"> rack hosting 1 Master node) .</w:t>
      </w:r>
    </w:p>
    <w:p w14:paraId="48205005" w14:textId="776AF3F1" w:rsidR="00142B55" w:rsidRDefault="00142B55">
      <w:r>
        <w:t xml:space="preserve">Software </w:t>
      </w:r>
      <w:proofErr w:type="gramStart"/>
      <w:r>
        <w:t>Configuration :</w:t>
      </w:r>
      <w:proofErr w:type="gramEnd"/>
      <w:r>
        <w:t xml:space="preserve"> Below are few components that can be configured for HA, below list is not exhaustive , other components can be made HA and can be discussed when HA is pursued . </w:t>
      </w:r>
    </w:p>
    <w:p w14:paraId="1F470EB3" w14:textId="2E4F3A1A" w:rsidR="00142B55" w:rsidRDefault="00142B55" w:rsidP="00142B55">
      <w:pPr>
        <w:pStyle w:val="Prrafodelista"/>
        <w:numPr>
          <w:ilvl w:val="0"/>
          <w:numId w:val="5"/>
        </w:numPr>
      </w:pPr>
      <w:r>
        <w:t>HDFS</w:t>
      </w:r>
    </w:p>
    <w:p w14:paraId="3562E746" w14:textId="3074D0D6" w:rsidR="00142B55" w:rsidRDefault="00142B55" w:rsidP="00142B55">
      <w:pPr>
        <w:pStyle w:val="Prrafodelista"/>
        <w:numPr>
          <w:ilvl w:val="0"/>
          <w:numId w:val="5"/>
        </w:numPr>
      </w:pPr>
      <w:r>
        <w:t>YARN(MRv2)</w:t>
      </w:r>
    </w:p>
    <w:p w14:paraId="0F99DB91" w14:textId="0B522710" w:rsidR="00CB63CF" w:rsidRDefault="00142B55" w:rsidP="00CB63CF">
      <w:pPr>
        <w:pStyle w:val="Prrafodelista"/>
        <w:numPr>
          <w:ilvl w:val="0"/>
          <w:numId w:val="5"/>
        </w:numPr>
      </w:pPr>
      <w:r>
        <w:t xml:space="preserve">Hiveserver2 </w:t>
      </w:r>
    </w:p>
    <w:p w14:paraId="796A88E1" w14:textId="54EA9405" w:rsidR="00CB63CF" w:rsidRPr="00F863CA" w:rsidRDefault="00CB63CF" w:rsidP="00CB63CF">
      <w:pPr>
        <w:pStyle w:val="Ttulo2"/>
        <w:numPr>
          <w:ilvl w:val="1"/>
          <w:numId w:val="9"/>
        </w:numPr>
      </w:pPr>
      <w:bookmarkStart w:id="77" w:name="_Toc482897563"/>
      <w:r w:rsidRPr="00CB63CF">
        <w:t xml:space="preserve">Software </w:t>
      </w:r>
      <w:proofErr w:type="gramStart"/>
      <w:r w:rsidRPr="00CB63CF">
        <w:t>Packages :</w:t>
      </w:r>
      <w:bookmarkEnd w:id="77"/>
      <w:proofErr w:type="gramEnd"/>
    </w:p>
    <w:p w14:paraId="3DD2596A" w14:textId="1F0ECCA2" w:rsidR="00CB63CF" w:rsidRPr="00CB63CF" w:rsidRDefault="00CB63CF" w:rsidP="00CB63CF">
      <w:r w:rsidRPr="00CB63CF">
        <w:t xml:space="preserve">Below is the recommended OS version and packages that </w:t>
      </w:r>
      <w:r>
        <w:t xml:space="preserve">can be deployed on the </w:t>
      </w:r>
      <w:proofErr w:type="gramStart"/>
      <w:r>
        <w:t>servers :</w:t>
      </w:r>
      <w:proofErr w:type="gramEnd"/>
    </w:p>
    <w:p w14:paraId="2BE3B33B" w14:textId="6798018A" w:rsidR="00CB63CF" w:rsidRPr="00CB63CF" w:rsidRDefault="00CB63CF" w:rsidP="00CB63CF">
      <w:pPr>
        <w:pStyle w:val="Prrafodelista"/>
        <w:numPr>
          <w:ilvl w:val="0"/>
          <w:numId w:val="7"/>
        </w:numPr>
      </w:pPr>
      <w:r w:rsidRPr="00CB63CF">
        <w:t xml:space="preserve">Need </w:t>
      </w:r>
      <w:r>
        <w:t>CentOS</w:t>
      </w:r>
      <w:r w:rsidRPr="00CB63CF">
        <w:t xml:space="preserve"> 6.7 on all servers</w:t>
      </w:r>
    </w:p>
    <w:p w14:paraId="44D48DA4" w14:textId="76B6A4D6" w:rsidR="00CB63CF" w:rsidRPr="00CB63CF" w:rsidRDefault="00CB63CF" w:rsidP="00CB63CF">
      <w:pPr>
        <w:pStyle w:val="Prrafodelista"/>
        <w:numPr>
          <w:ilvl w:val="0"/>
          <w:numId w:val="7"/>
        </w:numPr>
        <w:tabs>
          <w:tab w:val="left" w:pos="4976"/>
        </w:tabs>
      </w:pPr>
      <w:r w:rsidRPr="00CB63CF">
        <w:t xml:space="preserve">Need “Desktop” package group on </w:t>
      </w:r>
      <w:r>
        <w:t>Edge Node</w:t>
      </w:r>
      <w:r>
        <w:tab/>
      </w:r>
    </w:p>
    <w:p w14:paraId="07121E39" w14:textId="60870004" w:rsidR="00CB63CF" w:rsidRDefault="00CB63CF" w:rsidP="00CB63CF">
      <w:pPr>
        <w:pStyle w:val="Prrafodelista"/>
        <w:numPr>
          <w:ilvl w:val="0"/>
          <w:numId w:val="7"/>
        </w:numPr>
      </w:pPr>
      <w:r w:rsidRPr="00CB63CF">
        <w:t xml:space="preserve">Need “Basic Server” package group on all other </w:t>
      </w:r>
      <w:r>
        <w:t>nodes</w:t>
      </w:r>
    </w:p>
    <w:p w14:paraId="030A4288" w14:textId="77777777" w:rsidR="00CB63CF" w:rsidRDefault="00CB63CF" w:rsidP="00CB63CF"/>
    <w:p w14:paraId="3BA71613" w14:textId="4D4D31EA" w:rsidR="00CB63CF" w:rsidRDefault="005B2964" w:rsidP="00CB63CF">
      <w:r>
        <w:t xml:space="preserve">Download link for reference </w:t>
      </w:r>
      <w:proofErr w:type="gramStart"/>
      <w:r>
        <w:t>( any</w:t>
      </w:r>
      <w:proofErr w:type="gramEnd"/>
      <w:r>
        <w:t xml:space="preserve"> mirror hosting CentOS 6.7 will work as well )</w:t>
      </w:r>
    </w:p>
    <w:p w14:paraId="6101E2D3" w14:textId="451A8043" w:rsidR="00CB63CF" w:rsidRDefault="00DF0703" w:rsidP="00BE2DF4">
      <w:hyperlink r:id="rId15" w:history="1">
        <w:r w:rsidR="00B516F5" w:rsidRPr="008629D4">
          <w:rPr>
            <w:rStyle w:val="Hipervnculo"/>
          </w:rPr>
          <w:t>http://archive.kernel.org/centos-vault/6.7/isos/x86_64/CentOS-6.7-x86_64-bin-DVD1.iso</w:t>
        </w:r>
      </w:hyperlink>
    </w:p>
    <w:p w14:paraId="50FFF7C5" w14:textId="0FB2310E" w:rsidR="00B516F5" w:rsidRDefault="001A6C3B" w:rsidP="00BE2DF4">
      <w:r>
        <w:br w:type="page"/>
      </w:r>
    </w:p>
    <w:p w14:paraId="3D882BD1" w14:textId="54E8543F" w:rsidR="00B516F5" w:rsidRDefault="00B516F5" w:rsidP="005B74E7">
      <w:pPr>
        <w:pStyle w:val="Ttulo1"/>
        <w:numPr>
          <w:ilvl w:val="0"/>
          <w:numId w:val="9"/>
        </w:numPr>
      </w:pPr>
      <w:bookmarkStart w:id="78" w:name="_Toc482897564"/>
      <w:r>
        <w:lastRenderedPageBreak/>
        <w:t>Che</w:t>
      </w:r>
      <w:r w:rsidR="005B74E7">
        <w:t>c</w:t>
      </w:r>
      <w:r>
        <w:t>klist</w:t>
      </w:r>
      <w:bookmarkEnd w:id="78"/>
    </w:p>
    <w:p w14:paraId="72E4E5EB" w14:textId="1171E271" w:rsidR="00C101A6" w:rsidRDefault="00464A7E" w:rsidP="00BE2DF4">
      <w:r>
        <w:t xml:space="preserve">Below are the expected set of tasks/items to be completed </w:t>
      </w:r>
      <w:r w:rsidR="00F0557F">
        <w:t xml:space="preserve">by </w:t>
      </w:r>
      <w:proofErr w:type="spellStart"/>
      <w:r w:rsidR="00F0557F">
        <w:t>Millicom</w:t>
      </w:r>
      <w:proofErr w:type="spellEnd"/>
      <w:r w:rsidR="00F0557F">
        <w:t xml:space="preserve">-IT/Huawei before CDH installation. </w:t>
      </w:r>
    </w:p>
    <w:p w14:paraId="52556068" w14:textId="40CF486D" w:rsidR="00C101A6" w:rsidRDefault="009C0DC0" w:rsidP="009C0DC0">
      <w:pPr>
        <w:pStyle w:val="Prrafodelista"/>
        <w:numPr>
          <w:ilvl w:val="0"/>
          <w:numId w:val="8"/>
        </w:numPr>
      </w:pPr>
      <w:r>
        <w:t xml:space="preserve">CentOS 6.7 is installed </w:t>
      </w:r>
    </w:p>
    <w:p w14:paraId="72479FED" w14:textId="6181ABE9" w:rsidR="009C0DC0" w:rsidRDefault="009C0DC0" w:rsidP="009C0DC0">
      <w:pPr>
        <w:pStyle w:val="Prrafodelista"/>
        <w:numPr>
          <w:ilvl w:val="0"/>
          <w:numId w:val="8"/>
        </w:numPr>
      </w:pPr>
      <w:r>
        <w:t>Disk formatted and partitioned per recommend</w:t>
      </w:r>
      <w:r w:rsidR="005E68A6">
        <w:t xml:space="preserve">ations per </w:t>
      </w:r>
      <w:proofErr w:type="spellStart"/>
      <w:r w:rsidR="005E68A6">
        <w:t>Apendix</w:t>
      </w:r>
      <w:proofErr w:type="spellEnd"/>
      <w:r w:rsidR="005E68A6">
        <w:t xml:space="preserve"> (Section </w:t>
      </w:r>
      <w:r w:rsidR="005E68A6">
        <w:fldChar w:fldCharType="begin"/>
      </w:r>
      <w:r w:rsidR="005E68A6">
        <w:instrText xml:space="preserve"> REF _Ref476748780 \r \h </w:instrText>
      </w:r>
      <w:r w:rsidR="005E68A6">
        <w:fldChar w:fldCharType="separate"/>
      </w:r>
      <w:r w:rsidR="005E68A6">
        <w:t>10.1</w:t>
      </w:r>
      <w:r w:rsidR="005E68A6">
        <w:fldChar w:fldCharType="end"/>
      </w:r>
      <w:r>
        <w:t xml:space="preserve"> </w:t>
      </w:r>
      <w:proofErr w:type="spellStart"/>
      <w:r w:rsidRPr="009C0DC0">
        <w:rPr>
          <w:sz w:val="22"/>
          <w:szCs w:val="22"/>
        </w:rPr>
        <w:t>FileSystem</w:t>
      </w:r>
      <w:proofErr w:type="spellEnd"/>
      <w:r w:rsidRPr="009C0DC0">
        <w:rPr>
          <w:sz w:val="22"/>
          <w:szCs w:val="22"/>
        </w:rPr>
        <w:t xml:space="preserve"> &amp; Partition Recommendation</w:t>
      </w:r>
      <w:r>
        <w:t>)</w:t>
      </w:r>
    </w:p>
    <w:p w14:paraId="5CFF36D0" w14:textId="668D832A" w:rsidR="00FF66DC" w:rsidRDefault="00FF66DC" w:rsidP="00FF66DC">
      <w:pPr>
        <w:pStyle w:val="Prrafodelista"/>
        <w:numPr>
          <w:ilvl w:val="1"/>
          <w:numId w:val="8"/>
        </w:numPr>
      </w:pPr>
      <w:r>
        <w:t>For Slave</w:t>
      </w:r>
      <w:r w:rsidR="00983EE4">
        <w:t>/Data</w:t>
      </w:r>
      <w:r>
        <w:t xml:space="preserve"> </w:t>
      </w:r>
      <w:proofErr w:type="gramStart"/>
      <w:r>
        <w:t>Nodes ,</w:t>
      </w:r>
      <w:proofErr w:type="gramEnd"/>
      <w:r>
        <w:t xml:space="preserve"> /grid/* partitions are mounted using “</w:t>
      </w:r>
      <w:proofErr w:type="spellStart"/>
      <w:r>
        <w:t>noatime</w:t>
      </w:r>
      <w:proofErr w:type="spellEnd"/>
      <w:r>
        <w:t xml:space="preserve">” mount </w:t>
      </w:r>
    </w:p>
    <w:p w14:paraId="2FA43B75" w14:textId="77777777" w:rsidR="00F17A26" w:rsidRDefault="00F17A26" w:rsidP="00F17A26">
      <w:pPr>
        <w:pStyle w:val="Prrafodelista"/>
        <w:numPr>
          <w:ilvl w:val="0"/>
          <w:numId w:val="8"/>
        </w:numPr>
      </w:pPr>
      <w:r>
        <w:t xml:space="preserve">After OS installation is </w:t>
      </w:r>
      <w:proofErr w:type="gramStart"/>
      <w:r>
        <w:t>complete :</w:t>
      </w:r>
      <w:proofErr w:type="gramEnd"/>
    </w:p>
    <w:p w14:paraId="4A89BE16" w14:textId="77777777" w:rsidR="00F17A26" w:rsidRDefault="00F17A26" w:rsidP="00F17A26">
      <w:pPr>
        <w:pStyle w:val="Prrafodelista"/>
        <w:numPr>
          <w:ilvl w:val="1"/>
          <w:numId w:val="8"/>
        </w:numPr>
      </w:pPr>
      <w:r>
        <w:t xml:space="preserve">Set </w:t>
      </w:r>
      <w:proofErr w:type="spellStart"/>
      <w:r>
        <w:t>Swappiness</w:t>
      </w:r>
      <w:proofErr w:type="spellEnd"/>
      <w:r>
        <w:t xml:space="preserve"> to 1 </w:t>
      </w:r>
    </w:p>
    <w:p w14:paraId="214E2FE1" w14:textId="77777777" w:rsidR="00F17A26" w:rsidRDefault="00F17A26" w:rsidP="00F17A26">
      <w:pPr>
        <w:pStyle w:val="Prrafodelista"/>
        <w:numPr>
          <w:ilvl w:val="1"/>
          <w:numId w:val="8"/>
        </w:numPr>
      </w:pPr>
      <w:r>
        <w:t>Iptables turned off</w:t>
      </w:r>
    </w:p>
    <w:p w14:paraId="4F8F9511" w14:textId="77777777" w:rsidR="00F17A26" w:rsidRDefault="00F17A26" w:rsidP="00F17A26">
      <w:pPr>
        <w:pStyle w:val="Prrafodelista"/>
        <w:numPr>
          <w:ilvl w:val="1"/>
          <w:numId w:val="8"/>
        </w:numPr>
      </w:pPr>
      <w:r>
        <w:t>SE-Linux turned off</w:t>
      </w:r>
    </w:p>
    <w:p w14:paraId="52568E35" w14:textId="77777777" w:rsidR="00F17A26" w:rsidRDefault="00F17A26" w:rsidP="00F17A26">
      <w:pPr>
        <w:pStyle w:val="Prrafodelista"/>
        <w:numPr>
          <w:ilvl w:val="1"/>
          <w:numId w:val="8"/>
        </w:numPr>
      </w:pPr>
      <w:r>
        <w:t xml:space="preserve">Hostnames &amp; FQDN need to be </w:t>
      </w:r>
      <w:proofErr w:type="gramStart"/>
      <w:r>
        <w:t>setup ,</w:t>
      </w:r>
      <w:proofErr w:type="gramEnd"/>
      <w:r>
        <w:t xml:space="preserve"> IP addresses, Routing tables setup </w:t>
      </w:r>
    </w:p>
    <w:p w14:paraId="5D9A69B5" w14:textId="77777777" w:rsidR="00F17A26" w:rsidRDefault="00F17A26" w:rsidP="00F17A26">
      <w:pPr>
        <w:pStyle w:val="Prrafodelista"/>
        <w:numPr>
          <w:ilvl w:val="1"/>
          <w:numId w:val="8"/>
        </w:numPr>
      </w:pPr>
      <w:r>
        <w:t xml:space="preserve">Base and EPEL repos are available </w:t>
      </w:r>
      <w:proofErr w:type="gramStart"/>
      <w:r>
        <w:t>( or</w:t>
      </w:r>
      <w:proofErr w:type="gramEnd"/>
      <w:r>
        <w:t xml:space="preserve"> proxy need to be setup to access the external repo’s )</w:t>
      </w:r>
    </w:p>
    <w:p w14:paraId="07D63886" w14:textId="77777777" w:rsidR="00F17A26" w:rsidRDefault="00F17A26" w:rsidP="00F17A26">
      <w:pPr>
        <w:pStyle w:val="Prrafodelista"/>
        <w:numPr>
          <w:ilvl w:val="1"/>
          <w:numId w:val="8"/>
        </w:numPr>
      </w:pPr>
      <w:r>
        <w:t xml:space="preserve">DNS </w:t>
      </w:r>
      <w:proofErr w:type="gramStart"/>
      <w:r>
        <w:t>( forward</w:t>
      </w:r>
      <w:proofErr w:type="gramEnd"/>
      <w:r>
        <w:t xml:space="preserve"> and reverse look up’s should be functional) and NTP setup</w:t>
      </w:r>
    </w:p>
    <w:p w14:paraId="40431225" w14:textId="77777777" w:rsidR="00F17A26" w:rsidRDefault="00F17A26" w:rsidP="00F17A26">
      <w:pPr>
        <w:pStyle w:val="Prrafodelista"/>
        <w:numPr>
          <w:ilvl w:val="1"/>
          <w:numId w:val="8"/>
        </w:numPr>
      </w:pPr>
      <w:r>
        <w:t>AD users added to Linux</w:t>
      </w:r>
    </w:p>
    <w:p w14:paraId="15C4880E" w14:textId="77777777" w:rsidR="00F17A26" w:rsidRDefault="00F17A26" w:rsidP="00F17A26">
      <w:pPr>
        <w:pStyle w:val="Prrafodelista"/>
        <w:ind w:left="1440"/>
      </w:pPr>
    </w:p>
    <w:p w14:paraId="3A433811" w14:textId="0EDF127F" w:rsidR="008853FC" w:rsidRDefault="00F66B25">
      <w:r>
        <w:br w:type="page"/>
      </w:r>
    </w:p>
    <w:p w14:paraId="5FE87120" w14:textId="32348C2B" w:rsidR="008853FC" w:rsidRDefault="00A656A3" w:rsidP="00414B97">
      <w:pPr>
        <w:pStyle w:val="Ttulo1"/>
        <w:numPr>
          <w:ilvl w:val="0"/>
          <w:numId w:val="9"/>
        </w:numPr>
      </w:pPr>
      <w:bookmarkStart w:id="79" w:name="_Toc482897565"/>
      <w:r>
        <w:lastRenderedPageBreak/>
        <w:t>WEB INTERFACES ON HADOOP ENVIRONMENT</w:t>
      </w:r>
      <w:r w:rsidR="008853FC">
        <w:t>:</w:t>
      </w:r>
      <w:bookmarkEnd w:id="79"/>
    </w:p>
    <w:p w14:paraId="7348B203" w14:textId="2136350B" w:rsidR="008853FC" w:rsidRDefault="001264BD" w:rsidP="00090434">
      <w:pPr>
        <w:ind w:left="720"/>
      </w:pPr>
      <w:r>
        <w:t>Below are few Web inte</w:t>
      </w:r>
      <w:r w:rsidR="001D342A">
        <w:t xml:space="preserve">rfaces that Hadoop Environment </w:t>
      </w:r>
      <w:proofErr w:type="gramStart"/>
      <w:r w:rsidR="001D342A">
        <w:t>p</w:t>
      </w:r>
      <w:r>
        <w:t>rovides .</w:t>
      </w:r>
      <w:proofErr w:type="gramEnd"/>
      <w:r>
        <w:t xml:space="preserve"> These web interfaces can be broadly divided into 2 categories, one that is useful for “administrator” and second that is useful for “developers/analyst” </w:t>
      </w:r>
    </w:p>
    <w:p w14:paraId="69CD0BF6" w14:textId="086CC5DF" w:rsidR="008853FC" w:rsidRDefault="001264BD" w:rsidP="008853FC">
      <w:pPr>
        <w:pStyle w:val="Prrafodelista"/>
        <w:numPr>
          <w:ilvl w:val="0"/>
          <w:numId w:val="26"/>
        </w:numPr>
      </w:pPr>
      <w:r>
        <w:t>Cloudera Manager [administrator]</w:t>
      </w:r>
    </w:p>
    <w:p w14:paraId="4F015F24" w14:textId="4FEF9F3A" w:rsidR="001264BD" w:rsidRDefault="001264BD" w:rsidP="008853FC">
      <w:pPr>
        <w:pStyle w:val="Prrafodelista"/>
        <w:numPr>
          <w:ilvl w:val="0"/>
          <w:numId w:val="26"/>
        </w:numPr>
      </w:pPr>
      <w:r>
        <w:t>Resource Manager [administrator/developer/analyst]</w:t>
      </w:r>
    </w:p>
    <w:p w14:paraId="72515499" w14:textId="668E2C74" w:rsidR="001264BD" w:rsidRDefault="001264BD" w:rsidP="001264BD">
      <w:pPr>
        <w:pStyle w:val="Prrafodelista"/>
        <w:numPr>
          <w:ilvl w:val="0"/>
          <w:numId w:val="26"/>
        </w:numPr>
      </w:pPr>
      <w:r>
        <w:t>Hue [administrator/developer/analyst]</w:t>
      </w:r>
    </w:p>
    <w:p w14:paraId="62F23123" w14:textId="7147B31F" w:rsidR="000A6FA5" w:rsidRDefault="000A6FA5" w:rsidP="001264BD">
      <w:pPr>
        <w:pStyle w:val="Prrafodelista"/>
        <w:numPr>
          <w:ilvl w:val="0"/>
          <w:numId w:val="26"/>
        </w:numPr>
      </w:pPr>
      <w:r>
        <w:t>Bedrock</w:t>
      </w:r>
      <w:r w:rsidR="007B3DFF">
        <w:t xml:space="preserve"> [administrator/developer/analyst]</w:t>
      </w:r>
    </w:p>
    <w:p w14:paraId="3950EAC8" w14:textId="704BDA30" w:rsidR="007B3DFF" w:rsidRDefault="007B3DFF" w:rsidP="001264BD">
      <w:pPr>
        <w:pStyle w:val="Prrafodelista"/>
        <w:numPr>
          <w:ilvl w:val="0"/>
          <w:numId w:val="26"/>
        </w:numPr>
      </w:pPr>
      <w:proofErr w:type="spellStart"/>
      <w:r>
        <w:t>Exacaster</w:t>
      </w:r>
      <w:proofErr w:type="spellEnd"/>
    </w:p>
    <w:p w14:paraId="70E2F6A0" w14:textId="40A41D27" w:rsidR="001264BD" w:rsidRDefault="001264BD" w:rsidP="00414B97">
      <w:pPr>
        <w:pStyle w:val="Ttulo2"/>
        <w:numPr>
          <w:ilvl w:val="1"/>
          <w:numId w:val="9"/>
        </w:numPr>
      </w:pPr>
      <w:bookmarkStart w:id="80" w:name="_Toc482897566"/>
      <w:r>
        <w:t>Cloudera Manager:</w:t>
      </w:r>
      <w:bookmarkEnd w:id="80"/>
    </w:p>
    <w:p w14:paraId="2F83EB21" w14:textId="1B7D10AB" w:rsidR="001264BD" w:rsidRDefault="001264BD" w:rsidP="001264BD">
      <w:r>
        <w:t xml:space="preserve">Cloudera manager is cluster management tool and is primary tool to administrator the </w:t>
      </w:r>
      <w:proofErr w:type="gramStart"/>
      <w:r>
        <w:t>clust</w:t>
      </w:r>
      <w:r w:rsidR="00784CA9">
        <w:t>er .</w:t>
      </w:r>
      <w:proofErr w:type="gramEnd"/>
      <w:r w:rsidR="00784CA9">
        <w:t xml:space="preserve"> Developers or analyst </w:t>
      </w:r>
      <w:r>
        <w:t xml:space="preserve">have no use from this </w:t>
      </w:r>
      <w:proofErr w:type="gramStart"/>
      <w:r>
        <w:t>tool ,</w:t>
      </w:r>
      <w:proofErr w:type="gramEnd"/>
      <w:r>
        <w:t xml:space="preserve"> hence no access needs to be given to developers/analyst . </w:t>
      </w:r>
    </w:p>
    <w:p w14:paraId="7CF9D7FD" w14:textId="77777777" w:rsidR="00784CA9" w:rsidRDefault="00784CA9" w:rsidP="001264BD">
      <w:r>
        <w:t xml:space="preserve">Below is the URL where Cloudera Manager can be </w:t>
      </w:r>
      <w:proofErr w:type="gramStart"/>
      <w:r>
        <w:t>accessed :</w:t>
      </w:r>
      <w:proofErr w:type="gramEnd"/>
    </w:p>
    <w:p w14:paraId="4C946596" w14:textId="0A76AA96" w:rsidR="00E46D95" w:rsidRDefault="00801E81" w:rsidP="001264BD">
      <w:r>
        <w:t xml:space="preserve">URL for Cloudera </w:t>
      </w:r>
      <w:proofErr w:type="gramStart"/>
      <w:r>
        <w:t>Manager :</w:t>
      </w:r>
      <w:proofErr w:type="gramEnd"/>
      <w:r>
        <w:t xml:space="preserve"> </w:t>
      </w:r>
      <w:hyperlink r:id="rId16" w:history="1">
        <w:r w:rsidR="00E46D95" w:rsidRPr="00664FB5">
          <w:rPr>
            <w:rStyle w:val="Hipervnculo"/>
          </w:rPr>
          <w:t>http://cm-pr-bgd-m01.telemovil.com.sv:7180/cmf/login</w:t>
        </w:r>
      </w:hyperlink>
    </w:p>
    <w:p w14:paraId="27F52519" w14:textId="7409FDC3" w:rsidR="00784CA9" w:rsidRDefault="00784CA9" w:rsidP="001264BD">
      <w:r>
        <w:t xml:space="preserve"> </w:t>
      </w:r>
    </w:p>
    <w:p w14:paraId="641CC6B5" w14:textId="7DDF9BCC" w:rsidR="001264BD" w:rsidRDefault="001264BD" w:rsidP="00414B97">
      <w:pPr>
        <w:pStyle w:val="Ttulo2"/>
        <w:numPr>
          <w:ilvl w:val="1"/>
          <w:numId w:val="9"/>
        </w:numPr>
      </w:pPr>
      <w:bookmarkStart w:id="81" w:name="_Toc482897567"/>
      <w:r>
        <w:t>Resource Manager:</w:t>
      </w:r>
      <w:bookmarkEnd w:id="81"/>
    </w:p>
    <w:p w14:paraId="25D78079" w14:textId="22EF4D23" w:rsidR="000E6C1B" w:rsidRDefault="00F151BC" w:rsidP="000E6C1B">
      <w:r>
        <w:t>YARN resource manager is responsible for tracking resources in a cluster and scheduling applications (example, MR jobs).</w:t>
      </w:r>
    </w:p>
    <w:p w14:paraId="6B186BDF" w14:textId="1451354E" w:rsidR="00F151BC" w:rsidRDefault="00F151BC" w:rsidP="000E6C1B">
      <w:r>
        <w:t xml:space="preserve">Resource manager provides a web URL that can be access on port 8088 on Master 2 </w:t>
      </w:r>
      <w:proofErr w:type="gramStart"/>
      <w:r>
        <w:t>node .</w:t>
      </w:r>
      <w:proofErr w:type="gramEnd"/>
      <w:r>
        <w:t xml:space="preserve"> </w:t>
      </w:r>
    </w:p>
    <w:p w14:paraId="2C494E89" w14:textId="428F7390" w:rsidR="00F151BC" w:rsidRDefault="00801E81" w:rsidP="000E6C1B">
      <w:r>
        <w:t xml:space="preserve">URL for Resource </w:t>
      </w:r>
      <w:proofErr w:type="gramStart"/>
      <w:r>
        <w:t>Manager :</w:t>
      </w:r>
      <w:proofErr w:type="gramEnd"/>
      <w:r>
        <w:t xml:space="preserve"> </w:t>
      </w:r>
      <w:hyperlink r:id="rId17" w:history="1">
        <w:r w:rsidR="002043A1" w:rsidRPr="00664FB5">
          <w:rPr>
            <w:rStyle w:val="Hipervnculo"/>
          </w:rPr>
          <w:t>http://cm-pr-bgd-m02.telemovil.com.sv:8088/cluster</w:t>
        </w:r>
      </w:hyperlink>
    </w:p>
    <w:p w14:paraId="355ECC4D" w14:textId="77777777" w:rsidR="00372081" w:rsidRDefault="00372081" w:rsidP="000E6C1B"/>
    <w:p w14:paraId="10D06477" w14:textId="25AAEF71" w:rsidR="00372081" w:rsidRDefault="00372081" w:rsidP="00414B97">
      <w:pPr>
        <w:pStyle w:val="Ttulo2"/>
        <w:numPr>
          <w:ilvl w:val="1"/>
          <w:numId w:val="9"/>
        </w:numPr>
      </w:pPr>
      <w:bookmarkStart w:id="82" w:name="_Toc482897568"/>
      <w:r>
        <w:t>HUE:</w:t>
      </w:r>
      <w:bookmarkEnd w:id="82"/>
    </w:p>
    <w:p w14:paraId="29B07D19" w14:textId="2C9BE770" w:rsidR="00372081" w:rsidRDefault="000A6FA5" w:rsidP="00372081">
      <w:r>
        <w:t xml:space="preserve">Hue provides a web interface for many Hadoop related </w:t>
      </w:r>
      <w:proofErr w:type="gramStart"/>
      <w:r>
        <w:t>tools ,</w:t>
      </w:r>
      <w:proofErr w:type="gramEnd"/>
      <w:r>
        <w:t xml:space="preserve"> such as :</w:t>
      </w:r>
    </w:p>
    <w:p w14:paraId="36C7DDFC" w14:textId="4540FB5D" w:rsidR="000A6FA5" w:rsidRDefault="000A6FA5" w:rsidP="000A6FA5">
      <w:pPr>
        <w:pStyle w:val="Prrafodelista"/>
        <w:numPr>
          <w:ilvl w:val="0"/>
          <w:numId w:val="35"/>
        </w:numPr>
      </w:pPr>
      <w:r>
        <w:t>Hive</w:t>
      </w:r>
    </w:p>
    <w:p w14:paraId="127C4A74" w14:textId="0B494C77" w:rsidR="000A6FA5" w:rsidRDefault="000A6FA5" w:rsidP="000A6FA5">
      <w:pPr>
        <w:pStyle w:val="Prrafodelista"/>
        <w:numPr>
          <w:ilvl w:val="0"/>
          <w:numId w:val="35"/>
        </w:numPr>
      </w:pPr>
      <w:r>
        <w:t>Impala</w:t>
      </w:r>
    </w:p>
    <w:p w14:paraId="68F7F39A" w14:textId="0FBEE859" w:rsidR="000A6FA5" w:rsidRDefault="000A6FA5" w:rsidP="000A6FA5">
      <w:pPr>
        <w:pStyle w:val="Prrafodelista"/>
        <w:numPr>
          <w:ilvl w:val="0"/>
          <w:numId w:val="35"/>
        </w:numPr>
      </w:pPr>
      <w:proofErr w:type="spellStart"/>
      <w:r>
        <w:t>Oozie</w:t>
      </w:r>
      <w:proofErr w:type="spellEnd"/>
      <w:r>
        <w:t xml:space="preserve"> …</w:t>
      </w:r>
      <w:r w:rsidR="007B3DFF">
        <w:t xml:space="preserve"> </w:t>
      </w:r>
      <w:proofErr w:type="spellStart"/>
      <w:r w:rsidR="007B3DFF">
        <w:t>e</w:t>
      </w:r>
      <w:r>
        <w:t>tc</w:t>
      </w:r>
      <w:proofErr w:type="spellEnd"/>
    </w:p>
    <w:p w14:paraId="67EF2FA8" w14:textId="4C4E25E7" w:rsidR="000A6FA5" w:rsidRDefault="000A6FA5" w:rsidP="000A6FA5">
      <w:r>
        <w:t xml:space="preserve">Hue should be the primary tool to perform ad-hoc </w:t>
      </w:r>
      <w:proofErr w:type="gramStart"/>
      <w:r>
        <w:t xml:space="preserve">queries </w:t>
      </w:r>
      <w:r w:rsidR="007B3DFF">
        <w:t>.</w:t>
      </w:r>
      <w:proofErr w:type="gramEnd"/>
      <w:r w:rsidR="007B3DFF">
        <w:t xml:space="preserve"> Developers/Analyst can </w:t>
      </w:r>
      <w:r w:rsidR="00086A3B">
        <w:t xml:space="preserve">use various tools within Hue to </w:t>
      </w:r>
      <w:r w:rsidR="00BF736B">
        <w:t xml:space="preserve">interact with the </w:t>
      </w:r>
      <w:proofErr w:type="gramStart"/>
      <w:r w:rsidR="00BF736B">
        <w:t>environment .</w:t>
      </w:r>
      <w:proofErr w:type="gramEnd"/>
      <w:r w:rsidR="00BF736B">
        <w:t xml:space="preserve"> Once a model has been tested, the queries can be made part of a workflow using Bedrock </w:t>
      </w:r>
      <w:proofErr w:type="gramStart"/>
      <w:r w:rsidR="00BF736B">
        <w:t>tool .</w:t>
      </w:r>
      <w:proofErr w:type="gramEnd"/>
      <w:r w:rsidR="00BF736B">
        <w:t xml:space="preserve"> </w:t>
      </w:r>
    </w:p>
    <w:p w14:paraId="69AC1C7B" w14:textId="11542D90" w:rsidR="00801E81" w:rsidRDefault="00887885" w:rsidP="000A6FA5">
      <w:r>
        <w:t xml:space="preserve">URL for Hue </w:t>
      </w:r>
      <w:proofErr w:type="gramStart"/>
      <w:r>
        <w:t>Interface :</w:t>
      </w:r>
      <w:proofErr w:type="gramEnd"/>
      <w:r>
        <w:t xml:space="preserve"> </w:t>
      </w:r>
      <w:hyperlink r:id="rId18" w:history="1">
        <w:r w:rsidR="00801E81" w:rsidRPr="00664FB5">
          <w:rPr>
            <w:rStyle w:val="Hipervnculo"/>
          </w:rPr>
          <w:t>http://cm-pr-bgd-m01.telemovil.com.sv:8888/accounts/login/?next=/</w:t>
        </w:r>
      </w:hyperlink>
    </w:p>
    <w:p w14:paraId="16072BD4" w14:textId="77777777" w:rsidR="000A6FA5" w:rsidRPr="00372081" w:rsidRDefault="000A6FA5" w:rsidP="000A6FA5">
      <w:pPr>
        <w:ind w:left="360"/>
      </w:pPr>
    </w:p>
    <w:p w14:paraId="35D5C2BA" w14:textId="77777777" w:rsidR="002043A1" w:rsidRPr="000E6C1B" w:rsidRDefault="002043A1" w:rsidP="000E6C1B"/>
    <w:p w14:paraId="20335B86" w14:textId="77777777" w:rsidR="008853FC" w:rsidRDefault="008853FC" w:rsidP="008853FC"/>
    <w:p w14:paraId="2C6B02B2" w14:textId="75443C11" w:rsidR="00E31EC8" w:rsidRDefault="00E31EC8">
      <w:r>
        <w:br w:type="page"/>
      </w:r>
    </w:p>
    <w:p w14:paraId="374EE6C4" w14:textId="7CD01E7B" w:rsidR="00915B9E" w:rsidRDefault="00915B9E" w:rsidP="00414B97">
      <w:pPr>
        <w:pStyle w:val="Ttulo1"/>
        <w:numPr>
          <w:ilvl w:val="0"/>
          <w:numId w:val="9"/>
        </w:numPr>
      </w:pPr>
      <w:bookmarkStart w:id="83" w:name="_Toc482897569"/>
      <w:r>
        <w:lastRenderedPageBreak/>
        <w:t>CLOUDERA MANAGER:</w:t>
      </w:r>
      <w:bookmarkEnd w:id="83"/>
    </w:p>
    <w:p w14:paraId="0342D231" w14:textId="77777777" w:rsidR="00915B9E" w:rsidRPr="00915B9E" w:rsidRDefault="00915B9E" w:rsidP="00915B9E"/>
    <w:p w14:paraId="3F48954D" w14:textId="23A0C925" w:rsidR="003D6CBC" w:rsidRDefault="005E6185" w:rsidP="005E6185">
      <w:r>
        <w:t xml:space="preserve">Cloudera manager is cluster management tool and is primary tool for </w:t>
      </w:r>
      <w:proofErr w:type="spellStart"/>
      <w:r>
        <w:t>hadoop</w:t>
      </w:r>
      <w:proofErr w:type="spellEnd"/>
      <w:r>
        <w:t xml:space="preserve"> administrator on the </w:t>
      </w:r>
      <w:proofErr w:type="gramStart"/>
      <w:r>
        <w:t>cluster .</w:t>
      </w:r>
      <w:proofErr w:type="gramEnd"/>
    </w:p>
    <w:p w14:paraId="5C70FB05" w14:textId="77777777" w:rsidR="005E6185" w:rsidRDefault="005E6185" w:rsidP="005E6185"/>
    <w:p w14:paraId="68AF0902" w14:textId="364F4C86" w:rsidR="005E6185" w:rsidRDefault="005E6185" w:rsidP="005E6185">
      <w:r>
        <w:t xml:space="preserve">Cloudera Manager performs the below </w:t>
      </w:r>
      <w:proofErr w:type="gramStart"/>
      <w:r>
        <w:t>functions :</w:t>
      </w:r>
      <w:proofErr w:type="gramEnd"/>
    </w:p>
    <w:p w14:paraId="50CB0B47"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Tracks the Cloudera Manager data model, which is stored in the Cloudera Manager Server database. The data model is a catalog of the available host machines in the cluster, and the services, roles, and configurations assigned to each host.</w:t>
      </w:r>
    </w:p>
    <w:p w14:paraId="187C8F24"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Communicates with Agents to send configuration instructions and track Agents' heartbeats</w:t>
      </w:r>
    </w:p>
    <w:p w14:paraId="7D8C2494"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Performs command execution to do tasks</w:t>
      </w:r>
    </w:p>
    <w:p w14:paraId="04642D11"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Provides an Admin console for the operator to perform management and configuration tasks</w:t>
      </w:r>
    </w:p>
    <w:p w14:paraId="12219CDA"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Creates, reads, validates, updates, and deletes configuration settings</w:t>
      </w:r>
    </w:p>
    <w:p w14:paraId="2E8B0919"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Calculates and displays the health of the cluster and its components</w:t>
      </w:r>
    </w:p>
    <w:p w14:paraId="26E8DCE0"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Tracks host metrics such as disk usage, CPU, and RAM</w:t>
      </w:r>
    </w:p>
    <w:p w14:paraId="4E6E3A37"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Provides a comprehensive set of APIs for the various features supported in Cloudera Manager</w:t>
      </w:r>
    </w:p>
    <w:p w14:paraId="75BC3CB3"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Manages Kerberos credentials</w:t>
      </w:r>
    </w:p>
    <w:p w14:paraId="51718E5F"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Monitors the health of Hadoop daemons, and dozens of service performance metrics, and alerts you when you approach critical thresholds.</w:t>
      </w:r>
    </w:p>
    <w:p w14:paraId="0C6FA95B" w14:textId="77777777" w:rsidR="005E6185" w:rsidRPr="005E6185" w:rsidRDefault="005E6185" w:rsidP="005E6185">
      <w:pPr>
        <w:pStyle w:val="Prrafodelista"/>
        <w:numPr>
          <w:ilvl w:val="0"/>
          <w:numId w:val="36"/>
        </w:numPr>
        <w:shd w:val="clear" w:color="auto" w:fill="FFFFFF"/>
        <w:spacing w:before="100" w:beforeAutospacing="1" w:line="285" w:lineRule="atLeast"/>
        <w:rPr>
          <w:rFonts w:asciiTheme="minorHAnsi" w:eastAsia="Times New Roman" w:hAnsiTheme="minorHAnsi" w:cs="Arial"/>
          <w:color w:val="666666"/>
          <w:sz w:val="20"/>
          <w:szCs w:val="20"/>
        </w:rPr>
      </w:pPr>
      <w:r w:rsidRPr="005E6185">
        <w:rPr>
          <w:rFonts w:asciiTheme="minorHAnsi" w:eastAsia="Times New Roman" w:hAnsiTheme="minorHAnsi" w:cs="Arial"/>
          <w:color w:val="666666"/>
          <w:sz w:val="20"/>
          <w:szCs w:val="20"/>
        </w:rPr>
        <w:t>Keeps a history of activity monitoring data and configuration changes</w:t>
      </w:r>
    </w:p>
    <w:p w14:paraId="1DF97A7B" w14:textId="77777777" w:rsidR="005E6185" w:rsidRDefault="005E6185" w:rsidP="005E6185"/>
    <w:p w14:paraId="1998D289" w14:textId="033022AD" w:rsidR="005E6185" w:rsidRDefault="005E6185" w:rsidP="005E6185">
      <w:bookmarkStart w:id="84" w:name="_Toc482897570"/>
      <w:proofErr w:type="gramStart"/>
      <w:r w:rsidRPr="002F7716">
        <w:rPr>
          <w:rStyle w:val="Ttulo2Car"/>
        </w:rPr>
        <w:t>Architecture</w:t>
      </w:r>
      <w:bookmarkEnd w:id="84"/>
      <w:r>
        <w:t xml:space="preserve"> :</w:t>
      </w:r>
      <w:proofErr w:type="gramEnd"/>
    </w:p>
    <w:p w14:paraId="16D1A192" w14:textId="77777777" w:rsidR="005E6185" w:rsidRDefault="005E6185" w:rsidP="005E6185"/>
    <w:p w14:paraId="1B3783C7" w14:textId="689C702A" w:rsidR="005E6185" w:rsidRDefault="00D97327" w:rsidP="005E6185">
      <w:r w:rsidRPr="00D97327">
        <w:rPr>
          <w:noProof/>
        </w:rPr>
        <w:drawing>
          <wp:inline distT="0" distB="0" distL="0" distR="0" wp14:anchorId="5487EFC5" wp14:editId="7FA7E953">
            <wp:extent cx="4293235" cy="3749243"/>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951" cy="3768207"/>
                    </a:xfrm>
                    <a:prstGeom prst="rect">
                      <a:avLst/>
                    </a:prstGeom>
                  </pic:spPr>
                </pic:pic>
              </a:graphicData>
            </a:graphic>
          </wp:inline>
        </w:drawing>
      </w:r>
    </w:p>
    <w:p w14:paraId="7F0FB242" w14:textId="77777777" w:rsidR="005E6185" w:rsidRDefault="005E6185" w:rsidP="005E6185"/>
    <w:p w14:paraId="1836783A" w14:textId="77777777" w:rsidR="005E6185" w:rsidRDefault="005E6185" w:rsidP="005E6185"/>
    <w:p w14:paraId="7CAF126C" w14:textId="0D08F0D6" w:rsidR="005E6185" w:rsidRDefault="00D97327" w:rsidP="005E6185">
      <w:r>
        <w:t xml:space="preserve">As detailed in the image </w:t>
      </w:r>
      <w:proofErr w:type="gramStart"/>
      <w:r w:rsidR="006A36F2">
        <w:t>above ,</w:t>
      </w:r>
      <w:proofErr w:type="gramEnd"/>
      <w:r w:rsidR="006A36F2">
        <w:t xml:space="preserve"> following components will be </w:t>
      </w:r>
      <w:r>
        <w:t xml:space="preserve"> deployed as below </w:t>
      </w:r>
      <w:r w:rsidR="00154271">
        <w:t xml:space="preserve">on </w:t>
      </w:r>
      <w:proofErr w:type="spellStart"/>
      <w:r w:rsidR="00154271">
        <w:t>Tigo</w:t>
      </w:r>
      <w:proofErr w:type="spellEnd"/>
      <w:r w:rsidR="00154271">
        <w:t xml:space="preserve"> </w:t>
      </w:r>
      <w:r w:rsidR="006A36F2">
        <w:t>BO</w:t>
      </w:r>
      <w:r w:rsidR="00154271">
        <w:t xml:space="preserve"> infrastructure </w:t>
      </w:r>
      <w:r>
        <w:t>:</w:t>
      </w:r>
    </w:p>
    <w:p w14:paraId="67AF0851" w14:textId="77777777" w:rsidR="00D97327" w:rsidRDefault="00D97327" w:rsidP="005E6185"/>
    <w:p w14:paraId="3CF3CAED" w14:textId="389859D9" w:rsidR="007E315B" w:rsidRDefault="007E315B" w:rsidP="007E315B">
      <w:pPr>
        <w:rPr>
          <w:rFonts w:eastAsia="Times New Roman"/>
        </w:rPr>
      </w:pPr>
      <w:r>
        <w:rPr>
          <w:rFonts w:eastAsia="Times New Roman"/>
          <w:noProof/>
        </w:rPr>
        <w:drawing>
          <wp:inline distT="0" distB="0" distL="0" distR="0" wp14:anchorId="4AFF3DD4" wp14:editId="4AE13BED">
            <wp:extent cx="6156325" cy="6870102"/>
            <wp:effectExtent l="0" t="0" r="0" b="0"/>
            <wp:docPr id="39" name="Picture 39" descr="https://documents.lucidchart.com/documents/76af3f32-75d4-4c9e-bd81-cab6e4aec0bc/pages/0_0?a=4932&amp;x=18&amp;y=-32&amp;w=1373&amp;h=1533&amp;store=1&amp;accept=image%2F*&amp;auth=LCA%200896e3118bc465ef3c0053a78a4a1b8d2eddaeb5-ts%3D149514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6af3f32-75d4-4c9e-bd81-cab6e4aec0bc/pages/0_0?a=4932&amp;x=18&amp;y=-32&amp;w=1373&amp;h=1533&amp;store=1&amp;accept=image%2F*&amp;auth=LCA%200896e3118bc465ef3c0053a78a4a1b8d2eddaeb5-ts%3D14951483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3048" cy="6877604"/>
                    </a:xfrm>
                    <a:prstGeom prst="rect">
                      <a:avLst/>
                    </a:prstGeom>
                    <a:noFill/>
                    <a:ln>
                      <a:noFill/>
                    </a:ln>
                  </pic:spPr>
                </pic:pic>
              </a:graphicData>
            </a:graphic>
          </wp:inline>
        </w:drawing>
      </w:r>
    </w:p>
    <w:p w14:paraId="42E54D59" w14:textId="3F4E648B" w:rsidR="00FE4C28" w:rsidRDefault="00FE4C28" w:rsidP="00FE4C28">
      <w:pPr>
        <w:jc w:val="center"/>
        <w:rPr>
          <w:rFonts w:eastAsia="Times New Roman"/>
        </w:rPr>
      </w:pPr>
    </w:p>
    <w:p w14:paraId="209E0FC6" w14:textId="5A5EB9DE" w:rsidR="002F7716" w:rsidRPr="002F7716" w:rsidRDefault="002F7716" w:rsidP="002F7716">
      <w:pPr>
        <w:pStyle w:val="Ttulo2"/>
      </w:pPr>
      <w:bookmarkStart w:id="85" w:name="_Toc482897571"/>
      <w:r w:rsidRPr="002F7716">
        <w:lastRenderedPageBreak/>
        <w:t xml:space="preserve">Cloudera manger </w:t>
      </w:r>
      <w:proofErr w:type="gramStart"/>
      <w:r w:rsidRPr="002F7716">
        <w:t>URL :</w:t>
      </w:r>
      <w:bookmarkEnd w:id="85"/>
      <w:proofErr w:type="gramEnd"/>
    </w:p>
    <w:p w14:paraId="43711E50" w14:textId="77777777" w:rsidR="002F7716" w:rsidRDefault="002F7716" w:rsidP="00DB0F5D">
      <w:pPr>
        <w:rPr>
          <w:rFonts w:eastAsia="Times New Roman"/>
        </w:rPr>
      </w:pPr>
    </w:p>
    <w:p w14:paraId="00C7BD5A" w14:textId="5D543BF8" w:rsidR="00955A5A" w:rsidRDefault="002F7716" w:rsidP="00DB0F5D">
      <w:pPr>
        <w:rPr>
          <w:rFonts w:eastAsia="Times New Roman"/>
        </w:rPr>
      </w:pPr>
      <w:proofErr w:type="gramStart"/>
      <w:r>
        <w:rPr>
          <w:rFonts w:eastAsia="Times New Roman"/>
        </w:rPr>
        <w:t>URL :</w:t>
      </w:r>
      <w:proofErr w:type="gramEnd"/>
      <w:r>
        <w:rPr>
          <w:rFonts w:eastAsia="Times New Roman"/>
        </w:rPr>
        <w:t xml:space="preserve"> </w:t>
      </w:r>
      <w:r w:rsidR="00414B97">
        <w:t>TBD</w:t>
      </w:r>
    </w:p>
    <w:p w14:paraId="69DA43C6" w14:textId="77777777" w:rsidR="00955A5A" w:rsidRDefault="00955A5A" w:rsidP="00DB0F5D">
      <w:pPr>
        <w:rPr>
          <w:rFonts w:eastAsia="Times New Roman"/>
        </w:rPr>
      </w:pPr>
    </w:p>
    <w:p w14:paraId="7566E14D" w14:textId="4198826C" w:rsidR="00955A5A" w:rsidRDefault="002F7716" w:rsidP="002F7716">
      <w:pPr>
        <w:pStyle w:val="Ttulo2"/>
        <w:rPr>
          <w:rFonts w:eastAsia="Times New Roman"/>
        </w:rPr>
      </w:pPr>
      <w:bookmarkStart w:id="86" w:name="_Toc482897572"/>
      <w:r>
        <w:rPr>
          <w:rFonts w:eastAsia="Times New Roman"/>
        </w:rPr>
        <w:t xml:space="preserve">Start/Stop, </w:t>
      </w:r>
      <w:r w:rsidR="00DA47A0">
        <w:rPr>
          <w:rFonts w:eastAsia="Times New Roman"/>
        </w:rPr>
        <w:t xml:space="preserve">check status of </w:t>
      </w:r>
      <w:proofErr w:type="spellStart"/>
      <w:r w:rsidR="00FC38D7">
        <w:rPr>
          <w:rFonts w:eastAsia="Times New Roman"/>
        </w:rPr>
        <w:t>cloudera</w:t>
      </w:r>
      <w:proofErr w:type="spellEnd"/>
      <w:r w:rsidR="00FC38D7">
        <w:rPr>
          <w:rFonts w:eastAsia="Times New Roman"/>
        </w:rPr>
        <w:t xml:space="preserve"> m</w:t>
      </w:r>
      <w:r w:rsidR="00955A5A">
        <w:rPr>
          <w:rFonts w:eastAsia="Times New Roman"/>
        </w:rPr>
        <w:t xml:space="preserve">anager </w:t>
      </w:r>
      <w:r w:rsidR="00FC38D7">
        <w:rPr>
          <w:rFonts w:eastAsia="Times New Roman"/>
        </w:rPr>
        <w:t>server/agents</w:t>
      </w:r>
      <w:r w:rsidR="00955A5A">
        <w:rPr>
          <w:rFonts w:eastAsia="Times New Roman"/>
        </w:rPr>
        <w:t>:</w:t>
      </w:r>
      <w:bookmarkEnd w:id="86"/>
    </w:p>
    <w:p w14:paraId="2ACFAFDA" w14:textId="77777777" w:rsidR="00FC38D7" w:rsidRDefault="00FC38D7" w:rsidP="00DB0F5D">
      <w:pPr>
        <w:rPr>
          <w:rFonts w:eastAsia="Times New Roman"/>
        </w:rPr>
      </w:pPr>
    </w:p>
    <w:p w14:paraId="53625AD6" w14:textId="6345A92A" w:rsidR="00FC38D7" w:rsidRDefault="00FC38D7" w:rsidP="002F7716">
      <w:pPr>
        <w:pStyle w:val="Ttulo3"/>
        <w:rPr>
          <w:rFonts w:eastAsia="Times New Roman"/>
        </w:rPr>
      </w:pPr>
      <w:bookmarkStart w:id="87" w:name="_Toc482897573"/>
      <w:r>
        <w:rPr>
          <w:rFonts w:eastAsia="Times New Roman"/>
        </w:rPr>
        <w:t>Cloudera-Manager-Server</w:t>
      </w:r>
      <w:bookmarkEnd w:id="87"/>
    </w:p>
    <w:p w14:paraId="7F43B362" w14:textId="77777777" w:rsidR="00FC38D7" w:rsidRDefault="00FC38D7" w:rsidP="00DB0F5D">
      <w:pPr>
        <w:rPr>
          <w:rFonts w:eastAsia="Times New Roman"/>
        </w:rPr>
      </w:pPr>
    </w:p>
    <w:p w14:paraId="006E32C6" w14:textId="790A5A34" w:rsidR="00955A5A" w:rsidRDefault="00DA47A0" w:rsidP="00DB0F5D">
      <w:pPr>
        <w:rPr>
          <w:rFonts w:eastAsia="Times New Roman"/>
        </w:rPr>
      </w:pPr>
      <w:r>
        <w:rPr>
          <w:rFonts w:eastAsia="Times New Roman"/>
        </w:rPr>
        <w:t xml:space="preserve">Start </w:t>
      </w:r>
      <w:proofErr w:type="spellStart"/>
      <w:r w:rsidR="00FC38D7">
        <w:rPr>
          <w:rFonts w:eastAsia="Times New Roman"/>
        </w:rPr>
        <w:t>cloudera</w:t>
      </w:r>
      <w:proofErr w:type="spellEnd"/>
      <w:r w:rsidR="00FC38D7">
        <w:rPr>
          <w:rFonts w:eastAsia="Times New Roman"/>
        </w:rPr>
        <w:t>-manager-</w:t>
      </w:r>
      <w:proofErr w:type="gramStart"/>
      <w:r w:rsidR="00FC38D7">
        <w:rPr>
          <w:rFonts w:eastAsia="Times New Roman"/>
        </w:rPr>
        <w:t xml:space="preserve">server </w:t>
      </w:r>
      <w:r>
        <w:rPr>
          <w:rFonts w:eastAsia="Times New Roman"/>
        </w:rPr>
        <w:t>:</w:t>
      </w:r>
      <w:proofErr w:type="gramEnd"/>
      <w:r>
        <w:rPr>
          <w:rFonts w:eastAsia="Times New Roman"/>
        </w:rPr>
        <w:t xml:space="preserve"> </w:t>
      </w:r>
    </w:p>
    <w:p w14:paraId="35F4C74D" w14:textId="77777777" w:rsidR="001E2F0A" w:rsidRDefault="001E2F0A" w:rsidP="00DB0F5D">
      <w:pPr>
        <w:rPr>
          <w:rFonts w:eastAsia="Times New Roman"/>
        </w:rPr>
      </w:pPr>
    </w:p>
    <w:p w14:paraId="0A8E9BC9" w14:textId="54A7404F" w:rsidR="001E2F0A" w:rsidRDefault="001E2F0A" w:rsidP="00DB0F5D">
      <w:pPr>
        <w:rPr>
          <w:rFonts w:eastAsia="Times New Roman"/>
        </w:rPr>
      </w:pPr>
      <w:r>
        <w:rPr>
          <w:rFonts w:eastAsia="Times New Roman"/>
        </w:rPr>
        <w:t xml:space="preserve">Starting </w:t>
      </w:r>
      <w:proofErr w:type="spellStart"/>
      <w:r>
        <w:rPr>
          <w:rFonts w:eastAsia="Times New Roman"/>
        </w:rPr>
        <w:t>cloudera</w:t>
      </w:r>
      <w:proofErr w:type="spellEnd"/>
      <w:r>
        <w:rPr>
          <w:rFonts w:eastAsia="Times New Roman"/>
        </w:rPr>
        <w:t xml:space="preserve"> manager takes a bit of time even though after passing the below command it says ok the </w:t>
      </w:r>
      <w:proofErr w:type="spellStart"/>
      <w:r>
        <w:rPr>
          <w:rFonts w:eastAsia="Times New Roman"/>
        </w:rPr>
        <w:t>cloudera</w:t>
      </w:r>
      <w:proofErr w:type="spellEnd"/>
      <w:r>
        <w:rPr>
          <w:rFonts w:eastAsia="Times New Roman"/>
        </w:rPr>
        <w:t xml:space="preserve"> manager service is working in the background to prepare the “jetty” server. You can tail logs {as mentioned in log section below} and check if “Jetty” Server is ready. Once “Jetty” is </w:t>
      </w:r>
      <w:proofErr w:type="gramStart"/>
      <w:r>
        <w:rPr>
          <w:rFonts w:eastAsia="Times New Roman"/>
        </w:rPr>
        <w:t>up ,</w:t>
      </w:r>
      <w:proofErr w:type="gramEnd"/>
      <w:r>
        <w:rPr>
          <w:rFonts w:eastAsia="Times New Roman"/>
        </w:rPr>
        <w:t xml:space="preserve"> you should now be able to access the </w:t>
      </w:r>
      <w:proofErr w:type="spellStart"/>
      <w:r>
        <w:rPr>
          <w:rFonts w:eastAsia="Times New Roman"/>
        </w:rPr>
        <w:t>cloudera</w:t>
      </w:r>
      <w:proofErr w:type="spellEnd"/>
      <w:r>
        <w:rPr>
          <w:rFonts w:eastAsia="Times New Roman"/>
        </w:rPr>
        <w:t xml:space="preserve">-manager-admin console. </w:t>
      </w:r>
    </w:p>
    <w:p w14:paraId="72E7977F" w14:textId="77777777" w:rsidR="00DA47A0" w:rsidRDefault="00DA47A0" w:rsidP="00DB0F5D">
      <w:pPr>
        <w:rPr>
          <w:rFonts w:eastAsia="Times New Roman"/>
        </w:rPr>
      </w:pPr>
    </w:p>
    <w:p w14:paraId="0DE4E454" w14:textId="7B1A2944" w:rsidR="00DA47A0" w:rsidRDefault="00DA47A0" w:rsidP="00DA47A0">
      <w:pPr>
        <w:pStyle w:val="Prrafodelista"/>
        <w:numPr>
          <w:ilvl w:val="0"/>
          <w:numId w:val="37"/>
        </w:numPr>
        <w:rPr>
          <w:rFonts w:eastAsia="Times New Roman"/>
        </w:rPr>
      </w:pPr>
      <w:r>
        <w:rPr>
          <w:rFonts w:eastAsia="Times New Roman"/>
        </w:rPr>
        <w:t xml:space="preserve">Login to </w:t>
      </w:r>
      <w:r w:rsidR="00A23862" w:rsidRPr="00A23862">
        <w:rPr>
          <w:rFonts w:eastAsia="Times New Roman"/>
        </w:rPr>
        <w:t xml:space="preserve">cm-pr-bgd-m01.telemovil.com.sv </w:t>
      </w:r>
      <w:r>
        <w:rPr>
          <w:rFonts w:eastAsia="Times New Roman"/>
        </w:rPr>
        <w:t>host as “root” user</w:t>
      </w:r>
    </w:p>
    <w:p w14:paraId="44A1D5F0" w14:textId="1F0861F6" w:rsidR="00DA47A0" w:rsidRDefault="00DA47A0" w:rsidP="00DA47A0">
      <w:pPr>
        <w:pStyle w:val="Prrafodelista"/>
        <w:numPr>
          <w:ilvl w:val="0"/>
          <w:numId w:val="37"/>
        </w:numPr>
        <w:rPr>
          <w:rFonts w:eastAsia="Times New Roman"/>
        </w:rPr>
      </w:pPr>
      <w:r>
        <w:rPr>
          <w:rFonts w:eastAsia="Times New Roman"/>
        </w:rPr>
        <w:t>On Shell execute the below command</w:t>
      </w:r>
    </w:p>
    <w:p w14:paraId="4CC9CA9A" w14:textId="77777777" w:rsidR="00DA47A0" w:rsidRDefault="00DA47A0" w:rsidP="00DA47A0">
      <w:pPr>
        <w:pStyle w:val="Prrafodelista"/>
        <w:rPr>
          <w:rFonts w:eastAsia="Times New Roman"/>
        </w:rPr>
      </w:pPr>
    </w:p>
    <w:p w14:paraId="0F53DB15" w14:textId="533BA8ED" w:rsidR="00DA47A0" w:rsidRPr="00DA47A0" w:rsidRDefault="00DA47A0" w:rsidP="00DA47A0">
      <w:pPr>
        <w:pStyle w:val="Prrafodelista"/>
        <w:rPr>
          <w:rFonts w:ascii="Courier New" w:eastAsia="Times New Roman" w:hAnsi="Courier New" w:cs="Courier New"/>
        </w:rPr>
      </w:pPr>
      <w:r w:rsidRPr="00DA47A0">
        <w:rPr>
          <w:rFonts w:ascii="Courier New" w:eastAsia="Times New Roman" w:hAnsi="Courier New" w:cs="Courier New"/>
        </w:rPr>
        <w:t xml:space="preserve">&gt; service </w:t>
      </w:r>
      <w:proofErr w:type="spellStart"/>
      <w:r w:rsidRPr="00DA47A0">
        <w:rPr>
          <w:rFonts w:ascii="Courier New" w:eastAsia="Times New Roman" w:hAnsi="Courier New" w:cs="Courier New"/>
        </w:rPr>
        <w:t>cloudera</w:t>
      </w:r>
      <w:proofErr w:type="spellEnd"/>
      <w:r w:rsidRPr="00DA47A0">
        <w:rPr>
          <w:rFonts w:ascii="Courier New" w:eastAsia="Times New Roman" w:hAnsi="Courier New" w:cs="Courier New"/>
        </w:rPr>
        <w:t>-</w:t>
      </w:r>
      <w:proofErr w:type="spellStart"/>
      <w:r w:rsidRPr="00DA47A0">
        <w:rPr>
          <w:rFonts w:ascii="Courier New" w:eastAsia="Times New Roman" w:hAnsi="Courier New" w:cs="Courier New"/>
        </w:rPr>
        <w:t>scm</w:t>
      </w:r>
      <w:proofErr w:type="spellEnd"/>
      <w:r w:rsidRPr="00DA47A0">
        <w:rPr>
          <w:rFonts w:ascii="Courier New" w:eastAsia="Times New Roman" w:hAnsi="Courier New" w:cs="Courier New"/>
        </w:rPr>
        <w:t>-server start</w:t>
      </w:r>
    </w:p>
    <w:p w14:paraId="359C9638" w14:textId="77777777" w:rsidR="00DA47A0" w:rsidRDefault="00DA47A0" w:rsidP="00DA47A0">
      <w:pPr>
        <w:pStyle w:val="Prrafodelista"/>
        <w:rPr>
          <w:rFonts w:eastAsia="Times New Roman"/>
        </w:rPr>
      </w:pPr>
    </w:p>
    <w:p w14:paraId="7AB7A43C" w14:textId="57F077C2" w:rsidR="00DA47A0" w:rsidRDefault="00DA47A0" w:rsidP="00DA47A0">
      <w:pPr>
        <w:rPr>
          <w:rFonts w:eastAsia="Times New Roman"/>
        </w:rPr>
      </w:pPr>
      <w:r>
        <w:rPr>
          <w:rFonts w:eastAsia="Times New Roman"/>
        </w:rPr>
        <w:t xml:space="preserve">Stop </w:t>
      </w:r>
      <w:proofErr w:type="spellStart"/>
      <w:r w:rsidR="00FC38D7">
        <w:rPr>
          <w:rFonts w:eastAsia="Times New Roman"/>
        </w:rPr>
        <w:t>cloudera</w:t>
      </w:r>
      <w:proofErr w:type="spellEnd"/>
      <w:r w:rsidR="00FC38D7">
        <w:rPr>
          <w:rFonts w:eastAsia="Times New Roman"/>
        </w:rPr>
        <w:t>-manager-server</w:t>
      </w:r>
      <w:r>
        <w:rPr>
          <w:rFonts w:eastAsia="Times New Roman"/>
        </w:rPr>
        <w:t xml:space="preserve">: </w:t>
      </w:r>
    </w:p>
    <w:p w14:paraId="60AF64F8" w14:textId="77777777" w:rsidR="00DA47A0" w:rsidRDefault="00DA47A0" w:rsidP="00DA47A0">
      <w:pPr>
        <w:rPr>
          <w:rFonts w:eastAsia="Times New Roman"/>
        </w:rPr>
      </w:pPr>
    </w:p>
    <w:p w14:paraId="64E41B28" w14:textId="34D942FF" w:rsidR="00DA47A0" w:rsidRDefault="00DA47A0" w:rsidP="00DA47A0">
      <w:pPr>
        <w:pStyle w:val="Prrafodelista"/>
        <w:numPr>
          <w:ilvl w:val="0"/>
          <w:numId w:val="37"/>
        </w:numPr>
        <w:rPr>
          <w:rFonts w:eastAsia="Times New Roman"/>
        </w:rPr>
      </w:pPr>
      <w:r>
        <w:rPr>
          <w:rFonts w:eastAsia="Times New Roman"/>
        </w:rPr>
        <w:t xml:space="preserve">Login to </w:t>
      </w:r>
      <w:r w:rsidR="00A23862" w:rsidRPr="00A23862">
        <w:rPr>
          <w:rFonts w:eastAsia="Times New Roman"/>
        </w:rPr>
        <w:t>cm-pr-bgd-m01.telemovil.com.sv</w:t>
      </w:r>
      <w:r>
        <w:rPr>
          <w:rFonts w:eastAsia="Times New Roman"/>
        </w:rPr>
        <w:t xml:space="preserve"> host as “root” user</w:t>
      </w:r>
    </w:p>
    <w:p w14:paraId="1DF2C079" w14:textId="77777777" w:rsidR="00DA47A0" w:rsidRDefault="00DA47A0" w:rsidP="00DA47A0">
      <w:pPr>
        <w:pStyle w:val="Prrafodelista"/>
        <w:numPr>
          <w:ilvl w:val="0"/>
          <w:numId w:val="37"/>
        </w:numPr>
        <w:rPr>
          <w:rFonts w:eastAsia="Times New Roman"/>
        </w:rPr>
      </w:pPr>
      <w:r>
        <w:rPr>
          <w:rFonts w:eastAsia="Times New Roman"/>
        </w:rPr>
        <w:t>On Shell execute the below command</w:t>
      </w:r>
    </w:p>
    <w:p w14:paraId="3E07D02B" w14:textId="77777777" w:rsidR="00DA47A0" w:rsidRDefault="00DA47A0" w:rsidP="00DA47A0">
      <w:pPr>
        <w:pStyle w:val="Prrafodelista"/>
        <w:rPr>
          <w:rFonts w:eastAsia="Times New Roman"/>
        </w:rPr>
      </w:pPr>
    </w:p>
    <w:p w14:paraId="04CEADDD" w14:textId="64A000DE" w:rsidR="00DA47A0" w:rsidRDefault="00DA47A0" w:rsidP="00DA47A0">
      <w:pPr>
        <w:pStyle w:val="Prrafodelista"/>
        <w:rPr>
          <w:rFonts w:eastAsia="Times New Roman"/>
        </w:rPr>
      </w:pPr>
      <w:r w:rsidRPr="00DA47A0">
        <w:rPr>
          <w:rFonts w:ascii="Courier New" w:eastAsia="Times New Roman" w:hAnsi="Courier New" w:cs="Courier New"/>
        </w:rPr>
        <w:t xml:space="preserve">&gt; service </w:t>
      </w:r>
      <w:proofErr w:type="spellStart"/>
      <w:r w:rsidRPr="00DA47A0">
        <w:rPr>
          <w:rFonts w:ascii="Courier New" w:eastAsia="Times New Roman" w:hAnsi="Courier New" w:cs="Courier New"/>
        </w:rPr>
        <w:t>cloudera</w:t>
      </w:r>
      <w:proofErr w:type="spellEnd"/>
      <w:r w:rsidRPr="00DA47A0">
        <w:rPr>
          <w:rFonts w:ascii="Courier New" w:eastAsia="Times New Roman" w:hAnsi="Courier New" w:cs="Courier New"/>
        </w:rPr>
        <w:t>-</w:t>
      </w:r>
      <w:proofErr w:type="spellStart"/>
      <w:r w:rsidRPr="00DA47A0">
        <w:rPr>
          <w:rFonts w:ascii="Courier New" w:eastAsia="Times New Roman" w:hAnsi="Courier New" w:cs="Courier New"/>
        </w:rPr>
        <w:t>scm</w:t>
      </w:r>
      <w:proofErr w:type="spellEnd"/>
      <w:r w:rsidRPr="00DA47A0">
        <w:rPr>
          <w:rFonts w:ascii="Courier New" w:eastAsia="Times New Roman" w:hAnsi="Courier New" w:cs="Courier New"/>
        </w:rPr>
        <w:t>-server stop</w:t>
      </w:r>
    </w:p>
    <w:p w14:paraId="0A1D9ED6" w14:textId="77777777" w:rsidR="00DA47A0" w:rsidRDefault="00DA47A0" w:rsidP="00DA47A0">
      <w:pPr>
        <w:rPr>
          <w:rFonts w:eastAsia="Times New Roman"/>
        </w:rPr>
      </w:pPr>
    </w:p>
    <w:p w14:paraId="6D50DB02" w14:textId="33B4F4C9" w:rsidR="00DA47A0" w:rsidRDefault="00DA47A0" w:rsidP="00DA47A0">
      <w:pPr>
        <w:rPr>
          <w:rFonts w:eastAsia="Times New Roman"/>
        </w:rPr>
      </w:pPr>
      <w:r>
        <w:rPr>
          <w:rFonts w:eastAsia="Times New Roman"/>
        </w:rPr>
        <w:t>Check</w:t>
      </w:r>
      <w:r w:rsidR="00FC38D7">
        <w:rPr>
          <w:rFonts w:eastAsia="Times New Roman"/>
        </w:rPr>
        <w:t xml:space="preserve"> </w:t>
      </w:r>
      <w:proofErr w:type="spellStart"/>
      <w:r w:rsidR="00FC38D7">
        <w:rPr>
          <w:rFonts w:eastAsia="Times New Roman"/>
        </w:rPr>
        <w:t>cloudera</w:t>
      </w:r>
      <w:proofErr w:type="spellEnd"/>
      <w:r w:rsidR="00FC38D7">
        <w:rPr>
          <w:rFonts w:eastAsia="Times New Roman"/>
        </w:rPr>
        <w:t>-</w:t>
      </w:r>
      <w:r>
        <w:rPr>
          <w:rFonts w:eastAsia="Times New Roman"/>
        </w:rPr>
        <w:t>manager</w:t>
      </w:r>
      <w:r w:rsidR="00FC38D7">
        <w:rPr>
          <w:rFonts w:eastAsia="Times New Roman"/>
        </w:rPr>
        <w:t>-server</w:t>
      </w:r>
      <w:r>
        <w:rPr>
          <w:rFonts w:eastAsia="Times New Roman"/>
        </w:rPr>
        <w:t xml:space="preserve"> Status:</w:t>
      </w:r>
    </w:p>
    <w:p w14:paraId="070C9E32" w14:textId="51EEDEDA" w:rsidR="00DA47A0" w:rsidRDefault="00DA47A0" w:rsidP="00DA47A0">
      <w:pPr>
        <w:rPr>
          <w:rFonts w:eastAsia="Times New Roman"/>
        </w:rPr>
      </w:pPr>
      <w:r>
        <w:rPr>
          <w:rFonts w:eastAsia="Times New Roman"/>
        </w:rPr>
        <w:t xml:space="preserve"> </w:t>
      </w:r>
    </w:p>
    <w:p w14:paraId="6CAC0DCC" w14:textId="075AF23C" w:rsidR="00DA47A0" w:rsidRDefault="00DA47A0" w:rsidP="00DA47A0">
      <w:pPr>
        <w:pStyle w:val="Prrafodelista"/>
        <w:numPr>
          <w:ilvl w:val="0"/>
          <w:numId w:val="37"/>
        </w:numPr>
        <w:rPr>
          <w:rFonts w:eastAsia="Times New Roman"/>
        </w:rPr>
      </w:pPr>
      <w:r>
        <w:rPr>
          <w:rFonts w:eastAsia="Times New Roman"/>
        </w:rPr>
        <w:t xml:space="preserve">Login to </w:t>
      </w:r>
      <w:r w:rsidR="00A23862" w:rsidRPr="00A23862">
        <w:rPr>
          <w:rFonts w:eastAsia="Times New Roman"/>
        </w:rPr>
        <w:t>cm-pr-bgd-m01.telemovil.com.sv</w:t>
      </w:r>
      <w:r>
        <w:rPr>
          <w:rFonts w:eastAsia="Times New Roman"/>
        </w:rPr>
        <w:t xml:space="preserve"> host as “root” user</w:t>
      </w:r>
    </w:p>
    <w:p w14:paraId="1F9A386F" w14:textId="77777777" w:rsidR="00DA47A0" w:rsidRDefault="00DA47A0" w:rsidP="00DA47A0">
      <w:pPr>
        <w:pStyle w:val="Prrafodelista"/>
        <w:numPr>
          <w:ilvl w:val="0"/>
          <w:numId w:val="37"/>
        </w:numPr>
        <w:rPr>
          <w:rFonts w:eastAsia="Times New Roman"/>
        </w:rPr>
      </w:pPr>
      <w:r>
        <w:rPr>
          <w:rFonts w:eastAsia="Times New Roman"/>
        </w:rPr>
        <w:t>On Shell execute the below command</w:t>
      </w:r>
    </w:p>
    <w:p w14:paraId="5C121DA3" w14:textId="77777777" w:rsidR="00DA47A0" w:rsidRDefault="00DA47A0" w:rsidP="00DA47A0">
      <w:pPr>
        <w:pStyle w:val="Prrafodelista"/>
        <w:rPr>
          <w:rFonts w:eastAsia="Times New Roman"/>
        </w:rPr>
      </w:pPr>
    </w:p>
    <w:p w14:paraId="7A73AE65" w14:textId="011EAB1C" w:rsidR="00DA47A0" w:rsidRPr="00DA47A0" w:rsidRDefault="00DA47A0" w:rsidP="00DA47A0">
      <w:pPr>
        <w:pStyle w:val="Prrafodelista"/>
        <w:rPr>
          <w:rFonts w:ascii="Courier New" w:eastAsia="Times New Roman" w:hAnsi="Courier New" w:cs="Courier New"/>
        </w:rPr>
      </w:pPr>
      <w:r w:rsidRPr="00DA47A0">
        <w:rPr>
          <w:rFonts w:ascii="Courier New" w:eastAsia="Times New Roman" w:hAnsi="Courier New" w:cs="Courier New"/>
        </w:rPr>
        <w:t xml:space="preserve">&gt; service </w:t>
      </w:r>
      <w:proofErr w:type="spellStart"/>
      <w:r w:rsidRPr="00DA47A0">
        <w:rPr>
          <w:rFonts w:ascii="Courier New" w:eastAsia="Times New Roman" w:hAnsi="Courier New" w:cs="Courier New"/>
        </w:rPr>
        <w:t>cloudera</w:t>
      </w:r>
      <w:proofErr w:type="spellEnd"/>
      <w:r w:rsidRPr="00DA47A0">
        <w:rPr>
          <w:rFonts w:ascii="Courier New" w:eastAsia="Times New Roman" w:hAnsi="Courier New" w:cs="Courier New"/>
        </w:rPr>
        <w:t>-</w:t>
      </w:r>
      <w:proofErr w:type="spellStart"/>
      <w:r w:rsidRPr="00DA47A0">
        <w:rPr>
          <w:rFonts w:ascii="Courier New" w:eastAsia="Times New Roman" w:hAnsi="Courier New" w:cs="Courier New"/>
        </w:rPr>
        <w:t>scm</w:t>
      </w:r>
      <w:proofErr w:type="spellEnd"/>
      <w:r w:rsidRPr="00DA47A0">
        <w:rPr>
          <w:rFonts w:ascii="Courier New" w:eastAsia="Times New Roman" w:hAnsi="Courier New" w:cs="Courier New"/>
        </w:rPr>
        <w:t>-server status</w:t>
      </w:r>
    </w:p>
    <w:p w14:paraId="32CC69FC" w14:textId="77777777" w:rsidR="00DA47A0" w:rsidRDefault="00DA47A0" w:rsidP="00DA47A0">
      <w:pPr>
        <w:rPr>
          <w:rFonts w:eastAsia="Times New Roman"/>
        </w:rPr>
      </w:pPr>
    </w:p>
    <w:p w14:paraId="0277A620" w14:textId="2836FEE5" w:rsidR="00FC38D7" w:rsidRDefault="00FC38D7" w:rsidP="002F7716">
      <w:pPr>
        <w:pStyle w:val="Ttulo3"/>
        <w:rPr>
          <w:rFonts w:eastAsia="Times New Roman"/>
        </w:rPr>
      </w:pPr>
      <w:bookmarkStart w:id="88" w:name="_Toc482897574"/>
      <w:r>
        <w:rPr>
          <w:rFonts w:eastAsia="Times New Roman"/>
        </w:rPr>
        <w:t>Cloudera-Agent</w:t>
      </w:r>
      <w:bookmarkEnd w:id="88"/>
    </w:p>
    <w:p w14:paraId="3C0E0FA3" w14:textId="77777777" w:rsidR="00FC38D7" w:rsidRDefault="00FC38D7" w:rsidP="00DA47A0">
      <w:pPr>
        <w:rPr>
          <w:rFonts w:eastAsia="Times New Roman"/>
        </w:rPr>
      </w:pPr>
    </w:p>
    <w:p w14:paraId="3AA7CC98" w14:textId="0CCFF2B0" w:rsidR="00FC38D7" w:rsidRDefault="00FC38D7" w:rsidP="00FC38D7">
      <w:pPr>
        <w:rPr>
          <w:rFonts w:eastAsia="Times New Roman"/>
        </w:rPr>
      </w:pPr>
      <w:r>
        <w:rPr>
          <w:rFonts w:eastAsia="Times New Roman"/>
        </w:rPr>
        <w:t xml:space="preserve">Start </w:t>
      </w:r>
      <w:proofErr w:type="spellStart"/>
      <w:r>
        <w:rPr>
          <w:rFonts w:eastAsia="Times New Roman"/>
        </w:rPr>
        <w:t>cloudera</w:t>
      </w:r>
      <w:proofErr w:type="spellEnd"/>
      <w:r>
        <w:rPr>
          <w:rFonts w:eastAsia="Times New Roman"/>
        </w:rPr>
        <w:t xml:space="preserve">-agent: </w:t>
      </w:r>
    </w:p>
    <w:p w14:paraId="5260AC33" w14:textId="77777777" w:rsidR="00FC38D7" w:rsidRDefault="00FC38D7" w:rsidP="00FC38D7">
      <w:pPr>
        <w:rPr>
          <w:rFonts w:eastAsia="Times New Roman"/>
        </w:rPr>
      </w:pPr>
    </w:p>
    <w:p w14:paraId="61BB0E38" w14:textId="0719B24A" w:rsidR="00FC38D7" w:rsidRDefault="00FC38D7" w:rsidP="00FC38D7">
      <w:pPr>
        <w:pStyle w:val="Prrafodelista"/>
        <w:numPr>
          <w:ilvl w:val="0"/>
          <w:numId w:val="37"/>
        </w:numPr>
        <w:rPr>
          <w:rFonts w:eastAsia="Times New Roman"/>
        </w:rPr>
      </w:pPr>
      <w:r>
        <w:rPr>
          <w:rFonts w:eastAsia="Times New Roman"/>
        </w:rPr>
        <w:t xml:space="preserve">Login to </w:t>
      </w:r>
      <w:r w:rsidR="00A23862">
        <w:rPr>
          <w:rFonts w:eastAsia="Times New Roman"/>
        </w:rPr>
        <w:t>cm-pr-bgd-m02</w:t>
      </w:r>
      <w:r>
        <w:rPr>
          <w:rFonts w:eastAsia="Times New Roman"/>
        </w:rPr>
        <w:t>/</w:t>
      </w:r>
      <w:r w:rsidR="00A23862" w:rsidRPr="00A23862">
        <w:rPr>
          <w:rFonts w:eastAsia="Times New Roman"/>
        </w:rPr>
        <w:t xml:space="preserve"> </w:t>
      </w:r>
      <w:r w:rsidR="00A23862">
        <w:rPr>
          <w:rFonts w:eastAsia="Times New Roman"/>
        </w:rPr>
        <w:t>cm-</w:t>
      </w:r>
      <w:proofErr w:type="spellStart"/>
      <w:r w:rsidR="00A23862">
        <w:rPr>
          <w:rFonts w:eastAsia="Times New Roman"/>
        </w:rPr>
        <w:t>pr</w:t>
      </w:r>
      <w:proofErr w:type="spellEnd"/>
      <w:r w:rsidR="00A23862">
        <w:rPr>
          <w:rFonts w:eastAsia="Times New Roman"/>
        </w:rPr>
        <w:t>-</w:t>
      </w:r>
      <w:proofErr w:type="spellStart"/>
      <w:r w:rsidR="00A23862">
        <w:rPr>
          <w:rFonts w:eastAsia="Times New Roman"/>
        </w:rPr>
        <w:t>bgd</w:t>
      </w:r>
      <w:proofErr w:type="spellEnd"/>
      <w:r w:rsidR="00A23862">
        <w:rPr>
          <w:rFonts w:eastAsia="Times New Roman"/>
        </w:rPr>
        <w:t>-</w:t>
      </w:r>
      <w:proofErr w:type="gramStart"/>
      <w:r w:rsidR="00A23862">
        <w:rPr>
          <w:rFonts w:eastAsia="Times New Roman"/>
        </w:rPr>
        <w:t>s</w:t>
      </w:r>
      <w:r>
        <w:rPr>
          <w:rFonts w:eastAsia="Times New Roman"/>
        </w:rPr>
        <w:t>[</w:t>
      </w:r>
      <w:proofErr w:type="gramEnd"/>
      <w:r w:rsidRPr="00FC38D7">
        <w:rPr>
          <w:rFonts w:eastAsia="Times New Roman"/>
        </w:rPr>
        <w:t>01</w:t>
      </w:r>
      <w:r>
        <w:rPr>
          <w:rFonts w:eastAsia="Times New Roman"/>
        </w:rPr>
        <w:t>-05]</w:t>
      </w:r>
      <w:r w:rsidRPr="00FC38D7">
        <w:rPr>
          <w:rFonts w:eastAsia="Times New Roman"/>
        </w:rPr>
        <w:t>.telemovil.com.sv</w:t>
      </w:r>
      <w:r w:rsidRPr="00DA47A0">
        <w:rPr>
          <w:rFonts w:eastAsia="Times New Roman"/>
        </w:rPr>
        <w:t>.telemovil.com.sv</w:t>
      </w:r>
      <w:r>
        <w:rPr>
          <w:rFonts w:eastAsia="Times New Roman"/>
        </w:rPr>
        <w:t>/</w:t>
      </w:r>
      <w:r w:rsidRPr="00FC38D7">
        <w:t xml:space="preserve"> </w:t>
      </w:r>
      <w:proofErr w:type="spellStart"/>
      <w:r>
        <w:rPr>
          <w:rFonts w:eastAsia="Times New Roman"/>
        </w:rPr>
        <w:t>biexacaster</w:t>
      </w:r>
      <w:proofErr w:type="spellEnd"/>
      <w:r>
        <w:rPr>
          <w:rFonts w:eastAsia="Times New Roman"/>
        </w:rPr>
        <w:t>[1-2]</w:t>
      </w:r>
      <w:r w:rsidRPr="00FC38D7">
        <w:rPr>
          <w:rFonts w:eastAsia="Times New Roman"/>
        </w:rPr>
        <w:t>.telemovil.com.sv</w:t>
      </w:r>
      <w:r>
        <w:rPr>
          <w:rFonts w:eastAsia="Times New Roman"/>
        </w:rPr>
        <w:t xml:space="preserve"> host as “root” user</w:t>
      </w:r>
    </w:p>
    <w:p w14:paraId="601D778C" w14:textId="77777777" w:rsidR="00FC38D7" w:rsidRDefault="00FC38D7" w:rsidP="00FC38D7">
      <w:pPr>
        <w:pStyle w:val="Prrafodelista"/>
        <w:numPr>
          <w:ilvl w:val="0"/>
          <w:numId w:val="37"/>
        </w:numPr>
        <w:rPr>
          <w:rFonts w:eastAsia="Times New Roman"/>
        </w:rPr>
      </w:pPr>
      <w:r>
        <w:rPr>
          <w:rFonts w:eastAsia="Times New Roman"/>
        </w:rPr>
        <w:t>On Shell execute the below command</w:t>
      </w:r>
    </w:p>
    <w:p w14:paraId="658023B4" w14:textId="77777777" w:rsidR="00FC38D7" w:rsidRDefault="00FC38D7" w:rsidP="00FC38D7">
      <w:pPr>
        <w:pStyle w:val="Prrafodelista"/>
        <w:rPr>
          <w:rFonts w:eastAsia="Times New Roman"/>
        </w:rPr>
      </w:pPr>
    </w:p>
    <w:p w14:paraId="7FE6952A" w14:textId="623C3939" w:rsidR="00FC38D7" w:rsidRPr="00DA47A0" w:rsidRDefault="00FC38D7" w:rsidP="00FC38D7">
      <w:pPr>
        <w:pStyle w:val="Prrafodelista"/>
        <w:rPr>
          <w:rFonts w:ascii="Courier New" w:eastAsia="Times New Roman" w:hAnsi="Courier New" w:cs="Courier New"/>
        </w:rPr>
      </w:pPr>
      <w:r w:rsidRPr="00DA47A0">
        <w:rPr>
          <w:rFonts w:ascii="Courier New" w:eastAsia="Times New Roman" w:hAnsi="Courier New" w:cs="Courier New"/>
        </w:rPr>
        <w:t>&gt; se</w:t>
      </w:r>
      <w:r>
        <w:rPr>
          <w:rFonts w:ascii="Courier New" w:eastAsia="Times New Roman" w:hAnsi="Courier New" w:cs="Courier New"/>
        </w:rPr>
        <w:t xml:space="preserve">rvice </w:t>
      </w:r>
      <w:proofErr w:type="spellStart"/>
      <w:r>
        <w:rPr>
          <w:rFonts w:ascii="Courier New" w:eastAsia="Times New Roman" w:hAnsi="Courier New" w:cs="Courier New"/>
        </w:rPr>
        <w:t>cloudera</w:t>
      </w:r>
      <w:proofErr w:type="spellEnd"/>
      <w:r>
        <w:rPr>
          <w:rFonts w:ascii="Courier New" w:eastAsia="Times New Roman" w:hAnsi="Courier New" w:cs="Courier New"/>
        </w:rPr>
        <w:t>-</w:t>
      </w:r>
      <w:proofErr w:type="spellStart"/>
      <w:r>
        <w:rPr>
          <w:rFonts w:ascii="Courier New" w:eastAsia="Times New Roman" w:hAnsi="Courier New" w:cs="Courier New"/>
        </w:rPr>
        <w:t>scm</w:t>
      </w:r>
      <w:proofErr w:type="spellEnd"/>
      <w:r>
        <w:rPr>
          <w:rFonts w:ascii="Courier New" w:eastAsia="Times New Roman" w:hAnsi="Courier New" w:cs="Courier New"/>
        </w:rPr>
        <w:t>-agent</w:t>
      </w:r>
      <w:r w:rsidRPr="00DA47A0">
        <w:rPr>
          <w:rFonts w:ascii="Courier New" w:eastAsia="Times New Roman" w:hAnsi="Courier New" w:cs="Courier New"/>
        </w:rPr>
        <w:t xml:space="preserve"> start</w:t>
      </w:r>
    </w:p>
    <w:p w14:paraId="4BF57839" w14:textId="77777777" w:rsidR="00FC38D7" w:rsidRDefault="00FC38D7" w:rsidP="00FC38D7">
      <w:pPr>
        <w:pStyle w:val="Prrafodelista"/>
        <w:rPr>
          <w:rFonts w:eastAsia="Times New Roman"/>
        </w:rPr>
      </w:pPr>
    </w:p>
    <w:p w14:paraId="2312083D" w14:textId="4A00692E" w:rsidR="00FC38D7" w:rsidRDefault="00FC38D7" w:rsidP="00FC38D7">
      <w:pPr>
        <w:rPr>
          <w:rFonts w:eastAsia="Times New Roman"/>
        </w:rPr>
      </w:pPr>
      <w:r>
        <w:rPr>
          <w:rFonts w:eastAsia="Times New Roman"/>
        </w:rPr>
        <w:t xml:space="preserve">Stop </w:t>
      </w:r>
      <w:proofErr w:type="spellStart"/>
      <w:r>
        <w:rPr>
          <w:rFonts w:eastAsia="Times New Roman"/>
        </w:rPr>
        <w:t>cloudera</w:t>
      </w:r>
      <w:proofErr w:type="spellEnd"/>
      <w:r>
        <w:rPr>
          <w:rFonts w:eastAsia="Times New Roman"/>
        </w:rPr>
        <w:t xml:space="preserve">-agent: </w:t>
      </w:r>
    </w:p>
    <w:p w14:paraId="05D2C45C" w14:textId="77777777" w:rsidR="00FC38D7" w:rsidRDefault="00FC38D7" w:rsidP="00FC38D7">
      <w:pPr>
        <w:rPr>
          <w:rFonts w:eastAsia="Times New Roman"/>
        </w:rPr>
      </w:pPr>
    </w:p>
    <w:p w14:paraId="369664FD" w14:textId="02D55C55" w:rsidR="00FC38D7" w:rsidRDefault="00FC38D7" w:rsidP="00FC38D7">
      <w:pPr>
        <w:pStyle w:val="Prrafodelista"/>
        <w:numPr>
          <w:ilvl w:val="0"/>
          <w:numId w:val="37"/>
        </w:numPr>
        <w:rPr>
          <w:rFonts w:eastAsia="Times New Roman"/>
        </w:rPr>
      </w:pPr>
      <w:r>
        <w:rPr>
          <w:rFonts w:eastAsia="Times New Roman"/>
        </w:rPr>
        <w:t xml:space="preserve">Login to </w:t>
      </w:r>
      <w:r w:rsidR="00A23862">
        <w:rPr>
          <w:rFonts w:eastAsia="Times New Roman"/>
        </w:rPr>
        <w:t>cm-pr-bgd-m02/</w:t>
      </w:r>
      <w:r w:rsidR="00A23862" w:rsidRPr="00A23862">
        <w:rPr>
          <w:rFonts w:eastAsia="Times New Roman"/>
        </w:rPr>
        <w:t xml:space="preserve"> </w:t>
      </w:r>
      <w:r w:rsidR="00A23862">
        <w:rPr>
          <w:rFonts w:eastAsia="Times New Roman"/>
        </w:rPr>
        <w:t>cm-</w:t>
      </w:r>
      <w:proofErr w:type="spellStart"/>
      <w:r w:rsidR="00A23862">
        <w:rPr>
          <w:rFonts w:eastAsia="Times New Roman"/>
        </w:rPr>
        <w:t>pr</w:t>
      </w:r>
      <w:proofErr w:type="spellEnd"/>
      <w:r w:rsidR="00A23862">
        <w:rPr>
          <w:rFonts w:eastAsia="Times New Roman"/>
        </w:rPr>
        <w:t>-</w:t>
      </w:r>
      <w:proofErr w:type="spellStart"/>
      <w:r w:rsidR="00A23862">
        <w:rPr>
          <w:rFonts w:eastAsia="Times New Roman"/>
        </w:rPr>
        <w:t>bgd</w:t>
      </w:r>
      <w:proofErr w:type="spellEnd"/>
      <w:r w:rsidR="00A23862">
        <w:rPr>
          <w:rFonts w:eastAsia="Times New Roman"/>
        </w:rPr>
        <w:t>-</w:t>
      </w:r>
      <w:proofErr w:type="gramStart"/>
      <w:r w:rsidR="00A23862">
        <w:rPr>
          <w:rFonts w:eastAsia="Times New Roman"/>
        </w:rPr>
        <w:t>s</w:t>
      </w:r>
      <w:r>
        <w:rPr>
          <w:rFonts w:eastAsia="Times New Roman"/>
        </w:rPr>
        <w:t>[</w:t>
      </w:r>
      <w:proofErr w:type="gramEnd"/>
      <w:r w:rsidRPr="00FC38D7">
        <w:rPr>
          <w:rFonts w:eastAsia="Times New Roman"/>
        </w:rPr>
        <w:t>01</w:t>
      </w:r>
      <w:r>
        <w:rPr>
          <w:rFonts w:eastAsia="Times New Roman"/>
        </w:rPr>
        <w:t>-05]</w:t>
      </w:r>
      <w:r w:rsidRPr="00FC38D7">
        <w:rPr>
          <w:rFonts w:eastAsia="Times New Roman"/>
        </w:rPr>
        <w:t>.telemovil.com.sv</w:t>
      </w:r>
      <w:r w:rsidRPr="00DA47A0">
        <w:rPr>
          <w:rFonts w:eastAsia="Times New Roman"/>
        </w:rPr>
        <w:t>.telemovil.com.sv</w:t>
      </w:r>
      <w:r>
        <w:rPr>
          <w:rFonts w:eastAsia="Times New Roman"/>
        </w:rPr>
        <w:t>/</w:t>
      </w:r>
      <w:r w:rsidRPr="00FC38D7">
        <w:t xml:space="preserve"> </w:t>
      </w:r>
      <w:proofErr w:type="spellStart"/>
      <w:r>
        <w:rPr>
          <w:rFonts w:eastAsia="Times New Roman"/>
        </w:rPr>
        <w:t>biexacaster</w:t>
      </w:r>
      <w:proofErr w:type="spellEnd"/>
      <w:r>
        <w:rPr>
          <w:rFonts w:eastAsia="Times New Roman"/>
        </w:rPr>
        <w:t>[1-2]</w:t>
      </w:r>
      <w:r w:rsidRPr="00FC38D7">
        <w:rPr>
          <w:rFonts w:eastAsia="Times New Roman"/>
        </w:rPr>
        <w:t>.telemovil.com.sv</w:t>
      </w:r>
      <w:r>
        <w:rPr>
          <w:rFonts w:eastAsia="Times New Roman"/>
        </w:rPr>
        <w:t xml:space="preserve"> host as “root” user</w:t>
      </w:r>
    </w:p>
    <w:p w14:paraId="42AD0D2F" w14:textId="77777777" w:rsidR="00FC38D7" w:rsidRDefault="00FC38D7" w:rsidP="00FC38D7">
      <w:pPr>
        <w:pStyle w:val="Prrafodelista"/>
        <w:numPr>
          <w:ilvl w:val="0"/>
          <w:numId w:val="37"/>
        </w:numPr>
        <w:rPr>
          <w:rFonts w:eastAsia="Times New Roman"/>
        </w:rPr>
      </w:pPr>
      <w:r>
        <w:rPr>
          <w:rFonts w:eastAsia="Times New Roman"/>
        </w:rPr>
        <w:t>On Shell execute the below command</w:t>
      </w:r>
    </w:p>
    <w:p w14:paraId="03DFA4A9" w14:textId="77777777" w:rsidR="00FC38D7" w:rsidRDefault="00FC38D7" w:rsidP="00FC38D7">
      <w:pPr>
        <w:pStyle w:val="Prrafodelista"/>
        <w:rPr>
          <w:rFonts w:eastAsia="Times New Roman"/>
        </w:rPr>
      </w:pPr>
    </w:p>
    <w:p w14:paraId="35BCA00B" w14:textId="659C536B" w:rsidR="00FC38D7" w:rsidRPr="00DA47A0" w:rsidRDefault="00FC38D7" w:rsidP="00FC38D7">
      <w:pPr>
        <w:pStyle w:val="Prrafodelista"/>
        <w:rPr>
          <w:rFonts w:ascii="Courier New" w:eastAsia="Times New Roman" w:hAnsi="Courier New" w:cs="Courier New"/>
        </w:rPr>
      </w:pPr>
      <w:r w:rsidRPr="00DA47A0">
        <w:rPr>
          <w:rFonts w:ascii="Courier New" w:eastAsia="Times New Roman" w:hAnsi="Courier New" w:cs="Courier New"/>
        </w:rPr>
        <w:t>&gt; se</w:t>
      </w:r>
      <w:r>
        <w:rPr>
          <w:rFonts w:ascii="Courier New" w:eastAsia="Times New Roman" w:hAnsi="Courier New" w:cs="Courier New"/>
        </w:rPr>
        <w:t xml:space="preserve">rvice </w:t>
      </w:r>
      <w:proofErr w:type="spellStart"/>
      <w:r>
        <w:rPr>
          <w:rFonts w:ascii="Courier New" w:eastAsia="Times New Roman" w:hAnsi="Courier New" w:cs="Courier New"/>
        </w:rPr>
        <w:t>cloudera</w:t>
      </w:r>
      <w:proofErr w:type="spellEnd"/>
      <w:r>
        <w:rPr>
          <w:rFonts w:ascii="Courier New" w:eastAsia="Times New Roman" w:hAnsi="Courier New" w:cs="Courier New"/>
        </w:rPr>
        <w:t>-</w:t>
      </w:r>
      <w:proofErr w:type="spellStart"/>
      <w:r>
        <w:rPr>
          <w:rFonts w:ascii="Courier New" w:eastAsia="Times New Roman" w:hAnsi="Courier New" w:cs="Courier New"/>
        </w:rPr>
        <w:t>scm</w:t>
      </w:r>
      <w:proofErr w:type="spellEnd"/>
      <w:r>
        <w:rPr>
          <w:rFonts w:ascii="Courier New" w:eastAsia="Times New Roman" w:hAnsi="Courier New" w:cs="Courier New"/>
        </w:rPr>
        <w:t>-agent stop</w:t>
      </w:r>
    </w:p>
    <w:p w14:paraId="7E9A024F" w14:textId="77777777" w:rsidR="00FC38D7" w:rsidRDefault="00FC38D7" w:rsidP="00FC38D7">
      <w:pPr>
        <w:rPr>
          <w:rFonts w:eastAsia="Times New Roman"/>
        </w:rPr>
      </w:pPr>
    </w:p>
    <w:p w14:paraId="755783B6" w14:textId="2628AADF" w:rsidR="00FC38D7" w:rsidRDefault="00FC38D7" w:rsidP="00FC38D7">
      <w:pPr>
        <w:rPr>
          <w:rFonts w:eastAsia="Times New Roman"/>
        </w:rPr>
      </w:pPr>
      <w:r>
        <w:rPr>
          <w:rFonts w:eastAsia="Times New Roman"/>
        </w:rPr>
        <w:t>Check Cloudera-agent Status:</w:t>
      </w:r>
    </w:p>
    <w:p w14:paraId="3964D66D" w14:textId="77777777" w:rsidR="00FC38D7" w:rsidRDefault="00FC38D7" w:rsidP="00FC38D7">
      <w:pPr>
        <w:rPr>
          <w:rFonts w:eastAsia="Times New Roman"/>
        </w:rPr>
      </w:pPr>
      <w:r>
        <w:rPr>
          <w:rFonts w:eastAsia="Times New Roman"/>
        </w:rPr>
        <w:t xml:space="preserve"> </w:t>
      </w:r>
    </w:p>
    <w:p w14:paraId="393917F2" w14:textId="4C07A1C9" w:rsidR="00FC38D7" w:rsidRDefault="00FC38D7" w:rsidP="00FC38D7">
      <w:pPr>
        <w:pStyle w:val="Prrafodelista"/>
        <w:numPr>
          <w:ilvl w:val="0"/>
          <w:numId w:val="37"/>
        </w:numPr>
        <w:rPr>
          <w:rFonts w:eastAsia="Times New Roman"/>
        </w:rPr>
      </w:pPr>
      <w:r>
        <w:rPr>
          <w:rFonts w:eastAsia="Times New Roman"/>
        </w:rPr>
        <w:t xml:space="preserve">Login to </w:t>
      </w:r>
      <w:r w:rsidR="00A23862">
        <w:rPr>
          <w:rFonts w:eastAsia="Times New Roman"/>
        </w:rPr>
        <w:t>cm-pr-bgd-m02/</w:t>
      </w:r>
      <w:r w:rsidR="00A23862" w:rsidRPr="00A23862">
        <w:rPr>
          <w:rFonts w:eastAsia="Times New Roman"/>
        </w:rPr>
        <w:t xml:space="preserve"> </w:t>
      </w:r>
      <w:r w:rsidR="00A23862">
        <w:rPr>
          <w:rFonts w:eastAsia="Times New Roman"/>
        </w:rPr>
        <w:t>cm-</w:t>
      </w:r>
      <w:proofErr w:type="spellStart"/>
      <w:r w:rsidR="00A23862">
        <w:rPr>
          <w:rFonts w:eastAsia="Times New Roman"/>
        </w:rPr>
        <w:t>pr</w:t>
      </w:r>
      <w:proofErr w:type="spellEnd"/>
      <w:r w:rsidR="00A23862">
        <w:rPr>
          <w:rFonts w:eastAsia="Times New Roman"/>
        </w:rPr>
        <w:t>-</w:t>
      </w:r>
      <w:proofErr w:type="spellStart"/>
      <w:r w:rsidR="00A23862">
        <w:rPr>
          <w:rFonts w:eastAsia="Times New Roman"/>
        </w:rPr>
        <w:t>bgd</w:t>
      </w:r>
      <w:proofErr w:type="spellEnd"/>
      <w:r w:rsidR="00A23862">
        <w:rPr>
          <w:rFonts w:eastAsia="Times New Roman"/>
        </w:rPr>
        <w:t>-</w:t>
      </w:r>
      <w:proofErr w:type="gramStart"/>
      <w:r w:rsidR="00A23862">
        <w:rPr>
          <w:rFonts w:eastAsia="Times New Roman"/>
        </w:rPr>
        <w:t>s</w:t>
      </w:r>
      <w:r>
        <w:rPr>
          <w:rFonts w:eastAsia="Times New Roman"/>
        </w:rPr>
        <w:t>[</w:t>
      </w:r>
      <w:proofErr w:type="gramEnd"/>
      <w:r w:rsidRPr="00FC38D7">
        <w:rPr>
          <w:rFonts w:eastAsia="Times New Roman"/>
        </w:rPr>
        <w:t>01</w:t>
      </w:r>
      <w:r>
        <w:rPr>
          <w:rFonts w:eastAsia="Times New Roman"/>
        </w:rPr>
        <w:t>-05]</w:t>
      </w:r>
      <w:r w:rsidRPr="00FC38D7">
        <w:rPr>
          <w:rFonts w:eastAsia="Times New Roman"/>
        </w:rPr>
        <w:t>.telemovil.com.sv</w:t>
      </w:r>
      <w:r w:rsidRPr="00DA47A0">
        <w:rPr>
          <w:rFonts w:eastAsia="Times New Roman"/>
        </w:rPr>
        <w:t>.telemovil.com.sv</w:t>
      </w:r>
      <w:r>
        <w:rPr>
          <w:rFonts w:eastAsia="Times New Roman"/>
        </w:rPr>
        <w:t>/</w:t>
      </w:r>
      <w:r w:rsidRPr="00FC38D7">
        <w:t xml:space="preserve"> </w:t>
      </w:r>
      <w:proofErr w:type="spellStart"/>
      <w:r>
        <w:rPr>
          <w:rFonts w:eastAsia="Times New Roman"/>
        </w:rPr>
        <w:t>biexacaster</w:t>
      </w:r>
      <w:proofErr w:type="spellEnd"/>
      <w:r>
        <w:rPr>
          <w:rFonts w:eastAsia="Times New Roman"/>
        </w:rPr>
        <w:t>[1-2]</w:t>
      </w:r>
      <w:r w:rsidRPr="00FC38D7">
        <w:rPr>
          <w:rFonts w:eastAsia="Times New Roman"/>
        </w:rPr>
        <w:t>.telemovil.com.sv</w:t>
      </w:r>
      <w:r>
        <w:rPr>
          <w:rFonts w:eastAsia="Times New Roman"/>
        </w:rPr>
        <w:t xml:space="preserve"> host as “root” user</w:t>
      </w:r>
    </w:p>
    <w:p w14:paraId="5E588437" w14:textId="77777777" w:rsidR="00FC38D7" w:rsidRDefault="00FC38D7" w:rsidP="00FC38D7">
      <w:pPr>
        <w:pStyle w:val="Prrafodelista"/>
        <w:numPr>
          <w:ilvl w:val="0"/>
          <w:numId w:val="37"/>
        </w:numPr>
        <w:rPr>
          <w:rFonts w:eastAsia="Times New Roman"/>
        </w:rPr>
      </w:pPr>
      <w:r>
        <w:rPr>
          <w:rFonts w:eastAsia="Times New Roman"/>
        </w:rPr>
        <w:t>On Shell execute the below command</w:t>
      </w:r>
    </w:p>
    <w:p w14:paraId="04D52201" w14:textId="77777777" w:rsidR="00FC38D7" w:rsidRDefault="00FC38D7" w:rsidP="00FC38D7">
      <w:pPr>
        <w:pStyle w:val="Prrafodelista"/>
        <w:rPr>
          <w:rFonts w:eastAsia="Times New Roman"/>
        </w:rPr>
      </w:pPr>
    </w:p>
    <w:p w14:paraId="7F8622AD" w14:textId="45E542CC" w:rsidR="00FC38D7" w:rsidRPr="00DA47A0" w:rsidRDefault="00FC38D7" w:rsidP="00FC38D7">
      <w:pPr>
        <w:pStyle w:val="Prrafodelista"/>
        <w:rPr>
          <w:rFonts w:ascii="Courier New" w:eastAsia="Times New Roman" w:hAnsi="Courier New" w:cs="Courier New"/>
        </w:rPr>
      </w:pPr>
      <w:r w:rsidRPr="00DA47A0">
        <w:rPr>
          <w:rFonts w:ascii="Courier New" w:eastAsia="Times New Roman" w:hAnsi="Courier New" w:cs="Courier New"/>
        </w:rPr>
        <w:t>&gt; se</w:t>
      </w:r>
      <w:r>
        <w:rPr>
          <w:rFonts w:ascii="Courier New" w:eastAsia="Times New Roman" w:hAnsi="Courier New" w:cs="Courier New"/>
        </w:rPr>
        <w:t xml:space="preserve">rvice </w:t>
      </w:r>
      <w:proofErr w:type="spellStart"/>
      <w:r>
        <w:rPr>
          <w:rFonts w:ascii="Courier New" w:eastAsia="Times New Roman" w:hAnsi="Courier New" w:cs="Courier New"/>
        </w:rPr>
        <w:t>cloudera</w:t>
      </w:r>
      <w:proofErr w:type="spellEnd"/>
      <w:r>
        <w:rPr>
          <w:rFonts w:ascii="Courier New" w:eastAsia="Times New Roman" w:hAnsi="Courier New" w:cs="Courier New"/>
        </w:rPr>
        <w:t>-</w:t>
      </w:r>
      <w:proofErr w:type="spellStart"/>
      <w:r>
        <w:rPr>
          <w:rFonts w:ascii="Courier New" w:eastAsia="Times New Roman" w:hAnsi="Courier New" w:cs="Courier New"/>
        </w:rPr>
        <w:t>scm</w:t>
      </w:r>
      <w:proofErr w:type="spellEnd"/>
      <w:r>
        <w:rPr>
          <w:rFonts w:ascii="Courier New" w:eastAsia="Times New Roman" w:hAnsi="Courier New" w:cs="Courier New"/>
        </w:rPr>
        <w:t>-agent status</w:t>
      </w:r>
    </w:p>
    <w:p w14:paraId="027AC36D" w14:textId="77777777" w:rsidR="00FC38D7" w:rsidRDefault="00FC38D7" w:rsidP="00DA47A0">
      <w:pPr>
        <w:rPr>
          <w:rFonts w:eastAsia="Times New Roman"/>
        </w:rPr>
      </w:pPr>
    </w:p>
    <w:p w14:paraId="432CC263" w14:textId="77777777" w:rsidR="00FC38D7" w:rsidRPr="00DA47A0" w:rsidRDefault="00FC38D7" w:rsidP="00DA47A0">
      <w:pPr>
        <w:rPr>
          <w:rFonts w:eastAsia="Times New Roman"/>
        </w:rPr>
      </w:pPr>
    </w:p>
    <w:p w14:paraId="08BC3662" w14:textId="5190B859" w:rsidR="00DB0F5D" w:rsidRDefault="00DA47A0" w:rsidP="002F7716">
      <w:pPr>
        <w:pStyle w:val="Ttulo2"/>
      </w:pPr>
      <w:bookmarkStart w:id="89" w:name="_Toc482897575"/>
      <w:r>
        <w:t>Logs for Cloudera manager</w:t>
      </w:r>
      <w:r w:rsidR="00A23862">
        <w:t xml:space="preserve"> server/agents</w:t>
      </w:r>
      <w:r>
        <w:t>:</w:t>
      </w:r>
      <w:bookmarkEnd w:id="89"/>
    </w:p>
    <w:p w14:paraId="467EE91F" w14:textId="77777777" w:rsidR="00DA47A0" w:rsidRDefault="00DA47A0" w:rsidP="005E6185"/>
    <w:p w14:paraId="6ECFAA02" w14:textId="562B0402" w:rsidR="00DA47A0" w:rsidRDefault="005D746C" w:rsidP="002F7716">
      <w:pPr>
        <w:pStyle w:val="Ttulo3"/>
      </w:pPr>
      <w:bookmarkStart w:id="90" w:name="_Toc482897576"/>
      <w:r>
        <w:t>Cloudera-Manager-Server</w:t>
      </w:r>
      <w:bookmarkEnd w:id="90"/>
      <w:r>
        <w:t xml:space="preserve"> </w:t>
      </w:r>
    </w:p>
    <w:p w14:paraId="1D9E1F7F" w14:textId="77777777" w:rsidR="005D746C" w:rsidRDefault="005D746C" w:rsidP="005E6185"/>
    <w:p w14:paraId="1B18896B" w14:textId="7DEC2C62" w:rsidR="00A23862" w:rsidRDefault="005D746C" w:rsidP="005E6185">
      <w:r>
        <w:t xml:space="preserve">On </w:t>
      </w:r>
      <w:r w:rsidR="00A23862" w:rsidRPr="00A23862">
        <w:t>cm-pr-bgd-m01.telemovil.com.sv</w:t>
      </w:r>
      <w:r w:rsidR="00A23862">
        <w:t xml:space="preserve"> path is as below:</w:t>
      </w:r>
    </w:p>
    <w:p w14:paraId="0DD6A106" w14:textId="77777777" w:rsidR="00A23862" w:rsidRDefault="00A23862" w:rsidP="005E6185"/>
    <w:p w14:paraId="686F9732" w14:textId="5AACAFA3" w:rsidR="00A23862" w:rsidRDefault="00A23862" w:rsidP="005E6185">
      <w:pPr>
        <w:rPr>
          <w:rFonts w:ascii="Courier New" w:hAnsi="Courier New" w:cs="Courier New"/>
        </w:rPr>
      </w:pPr>
      <w:r w:rsidRPr="00A23862">
        <w:rPr>
          <w:rFonts w:ascii="Courier New" w:hAnsi="Courier New" w:cs="Courier New"/>
        </w:rPr>
        <w:t>&gt; /</w:t>
      </w:r>
      <w:proofErr w:type="spellStart"/>
      <w:r w:rsidRPr="00A23862">
        <w:rPr>
          <w:rFonts w:ascii="Courier New" w:hAnsi="Courier New" w:cs="Courier New"/>
        </w:rPr>
        <w:t>var</w:t>
      </w:r>
      <w:proofErr w:type="spellEnd"/>
      <w:r w:rsidRPr="00A23862">
        <w:rPr>
          <w:rFonts w:ascii="Courier New" w:hAnsi="Courier New" w:cs="Courier New"/>
        </w:rPr>
        <w:t>/log/</w:t>
      </w:r>
      <w:proofErr w:type="spellStart"/>
      <w:r w:rsidRPr="00A23862">
        <w:rPr>
          <w:rFonts w:ascii="Courier New" w:hAnsi="Courier New" w:cs="Courier New"/>
        </w:rPr>
        <w:t>cloudera</w:t>
      </w:r>
      <w:proofErr w:type="spellEnd"/>
      <w:r w:rsidRPr="00A23862">
        <w:rPr>
          <w:rFonts w:ascii="Courier New" w:hAnsi="Courier New" w:cs="Courier New"/>
        </w:rPr>
        <w:t>-</w:t>
      </w:r>
      <w:proofErr w:type="spellStart"/>
      <w:r w:rsidRPr="00A23862">
        <w:rPr>
          <w:rFonts w:ascii="Courier New" w:hAnsi="Courier New" w:cs="Courier New"/>
        </w:rPr>
        <w:t>scm</w:t>
      </w:r>
      <w:proofErr w:type="spellEnd"/>
      <w:r w:rsidRPr="00A23862">
        <w:rPr>
          <w:rFonts w:ascii="Courier New" w:hAnsi="Courier New" w:cs="Courier New"/>
        </w:rPr>
        <w:t>-server/ cloudera-scm-server.log</w:t>
      </w:r>
    </w:p>
    <w:p w14:paraId="2DDAF7E0" w14:textId="77777777" w:rsidR="00A23862" w:rsidRDefault="00A23862" w:rsidP="005E6185">
      <w:pPr>
        <w:rPr>
          <w:rFonts w:ascii="Courier New" w:hAnsi="Courier New" w:cs="Courier New"/>
        </w:rPr>
      </w:pPr>
    </w:p>
    <w:p w14:paraId="44642949" w14:textId="37FD1E93" w:rsidR="00A23862" w:rsidRDefault="00A23862" w:rsidP="002F7716">
      <w:pPr>
        <w:pStyle w:val="Ttulo3"/>
      </w:pPr>
      <w:bookmarkStart w:id="91" w:name="_Toc482897577"/>
      <w:r w:rsidRPr="00A23862">
        <w:t>Cloudera-Agent Logs</w:t>
      </w:r>
      <w:bookmarkEnd w:id="91"/>
    </w:p>
    <w:p w14:paraId="42E67116" w14:textId="77777777" w:rsidR="00A23862" w:rsidRDefault="00A23862" w:rsidP="005E6185"/>
    <w:p w14:paraId="1D8D39F4" w14:textId="19465DB9" w:rsidR="00A23862" w:rsidRDefault="00A23862" w:rsidP="005E6185">
      <w:pPr>
        <w:rPr>
          <w:rFonts w:eastAsia="Times New Roman"/>
        </w:rPr>
      </w:pPr>
      <w:r>
        <w:t xml:space="preserve">On </w:t>
      </w:r>
      <w:r>
        <w:rPr>
          <w:rFonts w:eastAsia="Times New Roman"/>
        </w:rPr>
        <w:t>cm-pr-bgd-m02/</w:t>
      </w:r>
      <w:r w:rsidRPr="00A23862">
        <w:rPr>
          <w:rFonts w:eastAsia="Times New Roman"/>
        </w:rPr>
        <w:t xml:space="preserve"> </w:t>
      </w:r>
      <w:r>
        <w:rPr>
          <w:rFonts w:eastAsia="Times New Roman"/>
        </w:rPr>
        <w:t>cm-</w:t>
      </w:r>
      <w:proofErr w:type="spellStart"/>
      <w:r>
        <w:rPr>
          <w:rFonts w:eastAsia="Times New Roman"/>
        </w:rPr>
        <w:t>pr</w:t>
      </w:r>
      <w:proofErr w:type="spellEnd"/>
      <w:r>
        <w:rPr>
          <w:rFonts w:eastAsia="Times New Roman"/>
        </w:rPr>
        <w:t>-</w:t>
      </w:r>
      <w:proofErr w:type="spellStart"/>
      <w:r>
        <w:rPr>
          <w:rFonts w:eastAsia="Times New Roman"/>
        </w:rPr>
        <w:t>bgd</w:t>
      </w:r>
      <w:proofErr w:type="spellEnd"/>
      <w:r>
        <w:rPr>
          <w:rFonts w:eastAsia="Times New Roman"/>
        </w:rPr>
        <w:t>-</w:t>
      </w:r>
      <w:proofErr w:type="gramStart"/>
      <w:r>
        <w:rPr>
          <w:rFonts w:eastAsia="Times New Roman"/>
        </w:rPr>
        <w:t>s[</w:t>
      </w:r>
      <w:proofErr w:type="gramEnd"/>
      <w:r w:rsidRPr="00FC38D7">
        <w:rPr>
          <w:rFonts w:eastAsia="Times New Roman"/>
        </w:rPr>
        <w:t>01</w:t>
      </w:r>
      <w:r>
        <w:rPr>
          <w:rFonts w:eastAsia="Times New Roman"/>
        </w:rPr>
        <w:t>-05]</w:t>
      </w:r>
      <w:r w:rsidRPr="00FC38D7">
        <w:rPr>
          <w:rFonts w:eastAsia="Times New Roman"/>
        </w:rPr>
        <w:t>.telemovil.com.sv</w:t>
      </w:r>
      <w:r w:rsidRPr="00DA47A0">
        <w:rPr>
          <w:rFonts w:eastAsia="Times New Roman"/>
        </w:rPr>
        <w:t>.telemovil.com.sv</w:t>
      </w:r>
      <w:r>
        <w:rPr>
          <w:rFonts w:eastAsia="Times New Roman"/>
        </w:rPr>
        <w:t>/</w:t>
      </w:r>
      <w:r w:rsidRPr="00FC38D7">
        <w:t xml:space="preserve"> </w:t>
      </w:r>
      <w:proofErr w:type="spellStart"/>
      <w:r>
        <w:rPr>
          <w:rFonts w:eastAsia="Times New Roman"/>
        </w:rPr>
        <w:t>biexacaster</w:t>
      </w:r>
      <w:proofErr w:type="spellEnd"/>
      <w:r>
        <w:rPr>
          <w:rFonts w:eastAsia="Times New Roman"/>
        </w:rPr>
        <w:t>[1-2]</w:t>
      </w:r>
      <w:r w:rsidRPr="00FC38D7">
        <w:rPr>
          <w:rFonts w:eastAsia="Times New Roman"/>
        </w:rPr>
        <w:t>.telemovil.com.sv</w:t>
      </w:r>
      <w:r>
        <w:rPr>
          <w:rFonts w:eastAsia="Times New Roman"/>
        </w:rPr>
        <w:t xml:space="preserve"> path is as below :</w:t>
      </w:r>
    </w:p>
    <w:p w14:paraId="6A21444E" w14:textId="77777777" w:rsidR="00A23862" w:rsidRDefault="00A23862" w:rsidP="005E6185">
      <w:pPr>
        <w:rPr>
          <w:rFonts w:eastAsia="Times New Roman"/>
        </w:rPr>
      </w:pPr>
    </w:p>
    <w:p w14:paraId="3B863F93" w14:textId="1EBA354D" w:rsidR="00A23862" w:rsidRDefault="00A23862" w:rsidP="005E6185">
      <w:pPr>
        <w:rPr>
          <w:rFonts w:ascii="Courier New" w:hAnsi="Courier New" w:cs="Courier New"/>
        </w:rPr>
      </w:pPr>
      <w:r w:rsidRPr="00A23862">
        <w:rPr>
          <w:rFonts w:ascii="Courier New" w:hAnsi="Courier New" w:cs="Courier New"/>
        </w:rPr>
        <w:t>&gt; /</w:t>
      </w:r>
      <w:proofErr w:type="spellStart"/>
      <w:r w:rsidRPr="00A23862">
        <w:rPr>
          <w:rFonts w:ascii="Courier New" w:hAnsi="Courier New" w:cs="Courier New"/>
        </w:rPr>
        <w:t>var</w:t>
      </w:r>
      <w:proofErr w:type="spellEnd"/>
      <w:r w:rsidRPr="00A23862">
        <w:rPr>
          <w:rFonts w:ascii="Courier New" w:hAnsi="Courier New" w:cs="Courier New"/>
        </w:rPr>
        <w:t>/log/</w:t>
      </w:r>
      <w:proofErr w:type="spellStart"/>
      <w:r w:rsidRPr="00A23862">
        <w:rPr>
          <w:rFonts w:ascii="Courier New" w:hAnsi="Courier New" w:cs="Courier New"/>
        </w:rPr>
        <w:t>cloudera</w:t>
      </w:r>
      <w:proofErr w:type="spellEnd"/>
      <w:r w:rsidRPr="00A23862">
        <w:rPr>
          <w:rFonts w:ascii="Courier New" w:hAnsi="Courier New" w:cs="Courier New"/>
        </w:rPr>
        <w:t>-</w:t>
      </w:r>
      <w:proofErr w:type="spellStart"/>
      <w:r w:rsidRPr="00A23862">
        <w:rPr>
          <w:rFonts w:ascii="Courier New" w:hAnsi="Courier New" w:cs="Courier New"/>
        </w:rPr>
        <w:t>scm</w:t>
      </w:r>
      <w:proofErr w:type="spellEnd"/>
      <w:r w:rsidRPr="00A23862">
        <w:rPr>
          <w:rFonts w:ascii="Courier New" w:hAnsi="Courier New" w:cs="Courier New"/>
        </w:rPr>
        <w:t>-agent/ cloudera-scm-agent.log</w:t>
      </w:r>
    </w:p>
    <w:p w14:paraId="4ECE6FF8" w14:textId="77777777" w:rsidR="001E2F0A" w:rsidRDefault="001E2F0A" w:rsidP="005E6185">
      <w:pPr>
        <w:rPr>
          <w:rFonts w:ascii="Courier New" w:hAnsi="Courier New" w:cs="Courier New"/>
        </w:rPr>
      </w:pPr>
    </w:p>
    <w:p w14:paraId="03E9A893" w14:textId="508D8899" w:rsidR="001E2F0A" w:rsidRDefault="0062196E" w:rsidP="002205F2">
      <w:pPr>
        <w:pStyle w:val="Ttulo2"/>
      </w:pPr>
      <w:bookmarkStart w:id="92" w:name="_Toc482897578"/>
      <w:r>
        <w:t>Integrating Cloudera Manager with Active Directory</w:t>
      </w:r>
      <w:bookmarkEnd w:id="92"/>
    </w:p>
    <w:p w14:paraId="46FA57F8" w14:textId="77777777" w:rsidR="002205F2" w:rsidRDefault="002205F2" w:rsidP="002205F2"/>
    <w:p w14:paraId="7D08CB7F" w14:textId="2FAC10DC" w:rsidR="00BE04BB" w:rsidRDefault="00BE04BB" w:rsidP="00BA505C">
      <w:pPr>
        <w:spacing w:after="200" w:line="276" w:lineRule="auto"/>
        <w:jc w:val="both"/>
      </w:pPr>
      <w:r>
        <w:t>For Cloudera to connect to Active Directory, below are the pre-</w:t>
      </w:r>
      <w:r w:rsidR="00175193">
        <w:t>requisites</w:t>
      </w:r>
      <w:r>
        <w:t>:</w:t>
      </w:r>
    </w:p>
    <w:p w14:paraId="3A9A18BE" w14:textId="77777777" w:rsidR="00BE04BB" w:rsidRDefault="00BE04BB" w:rsidP="00BE04BB">
      <w:pPr>
        <w:pStyle w:val="Prrafodelista"/>
        <w:numPr>
          <w:ilvl w:val="0"/>
          <w:numId w:val="38"/>
        </w:numPr>
        <w:spacing w:after="200" w:line="276" w:lineRule="auto"/>
        <w:jc w:val="both"/>
      </w:pPr>
      <w:r>
        <w:t xml:space="preserve">Bind user </w:t>
      </w:r>
    </w:p>
    <w:p w14:paraId="6D2E2E67" w14:textId="77777777" w:rsidR="001656B4" w:rsidRDefault="00175193" w:rsidP="00BE04BB">
      <w:pPr>
        <w:pStyle w:val="Prrafodelista"/>
        <w:numPr>
          <w:ilvl w:val="0"/>
          <w:numId w:val="38"/>
        </w:numPr>
        <w:spacing w:after="200" w:line="276" w:lineRule="auto"/>
        <w:jc w:val="both"/>
      </w:pPr>
      <w:r>
        <w:t xml:space="preserve">Security groups for different roles in </w:t>
      </w:r>
      <w:proofErr w:type="spellStart"/>
      <w:r>
        <w:t>cloudera</w:t>
      </w:r>
      <w:proofErr w:type="spellEnd"/>
      <w:r>
        <w:t xml:space="preserve"> manager</w:t>
      </w:r>
    </w:p>
    <w:p w14:paraId="591610D9" w14:textId="071573CF" w:rsidR="00732DA7" w:rsidRDefault="001656B4" w:rsidP="003117D6">
      <w:pPr>
        <w:pStyle w:val="Prrafodelista"/>
        <w:numPr>
          <w:ilvl w:val="0"/>
          <w:numId w:val="38"/>
        </w:numPr>
        <w:spacing w:after="200" w:line="276" w:lineRule="auto"/>
        <w:jc w:val="both"/>
      </w:pPr>
      <w:proofErr w:type="spellStart"/>
      <w:r>
        <w:t>ldap</w:t>
      </w:r>
      <w:proofErr w:type="spellEnd"/>
      <w:r>
        <w:t xml:space="preserve"> URL with port </w:t>
      </w:r>
      <w:proofErr w:type="gramStart"/>
      <w:r>
        <w:t>( usually</w:t>
      </w:r>
      <w:proofErr w:type="gramEnd"/>
      <w:r>
        <w:t xml:space="preserve"> if it’s a </w:t>
      </w:r>
      <w:proofErr w:type="spellStart"/>
      <w:r>
        <w:t>non secure</w:t>
      </w:r>
      <w:proofErr w:type="spellEnd"/>
      <w:r>
        <w:t xml:space="preserve"> protocol port defaults to 389 and if it’s a secured protocol it defaults to 636 ) . AD administrator should be able to provide this information.</w:t>
      </w:r>
    </w:p>
    <w:p w14:paraId="6ED73859" w14:textId="77777777" w:rsidR="00732DA7" w:rsidRPr="003117D6" w:rsidRDefault="00732DA7" w:rsidP="003117D6">
      <w:pPr>
        <w:pStyle w:val="Ttulo1"/>
        <w:numPr>
          <w:ilvl w:val="0"/>
          <w:numId w:val="9"/>
        </w:numPr>
      </w:pPr>
      <w:bookmarkStart w:id="93" w:name="_Toc481530310"/>
      <w:bookmarkStart w:id="94" w:name="_Toc482897579"/>
      <w:r w:rsidRPr="003117D6">
        <w:t>Server Hostname:</w:t>
      </w:r>
      <w:bookmarkEnd w:id="93"/>
      <w:bookmarkEnd w:id="94"/>
    </w:p>
    <w:p w14:paraId="51999941" w14:textId="77777777" w:rsidR="00732DA7" w:rsidRDefault="00732DA7" w:rsidP="00732DA7"/>
    <w:p w14:paraId="0C993440" w14:textId="77777777" w:rsidR="00732DA7" w:rsidRPr="00EF77FD" w:rsidRDefault="00732DA7" w:rsidP="00732DA7">
      <w:pPr>
        <w:rPr>
          <w:rFonts w:ascii="Bookman Old Style" w:hAnsi="Bookman Old Style"/>
        </w:rPr>
      </w:pPr>
      <w:r w:rsidRPr="00EF77FD">
        <w:rPr>
          <w:rFonts w:ascii="Bookman Old Style" w:hAnsi="Bookman Old Style"/>
        </w:rPr>
        <w:lastRenderedPageBreak/>
        <w:t>Hostname should be alphanumeric and in lower case.</w:t>
      </w:r>
      <w:r>
        <w:rPr>
          <w:rFonts w:ascii="Bookman Old Style" w:hAnsi="Bookman Old Style"/>
        </w:rPr>
        <w:t xml:space="preserve"> “_” underscore is not allowed.</w:t>
      </w:r>
    </w:p>
    <w:p w14:paraId="6C76225C" w14:textId="77777777" w:rsidR="00732DA7" w:rsidRPr="003117D6" w:rsidRDefault="00732DA7" w:rsidP="003117D6">
      <w:pPr>
        <w:pStyle w:val="Ttulo1"/>
        <w:numPr>
          <w:ilvl w:val="0"/>
          <w:numId w:val="9"/>
        </w:numPr>
      </w:pPr>
      <w:bookmarkStart w:id="95" w:name="_Toc481530311"/>
      <w:bookmarkStart w:id="96" w:name="_Toc482897580"/>
      <w:r w:rsidRPr="003117D6">
        <w:t>Integrating servers to active directory</w:t>
      </w:r>
      <w:bookmarkEnd w:id="95"/>
      <w:bookmarkEnd w:id="96"/>
    </w:p>
    <w:p w14:paraId="0B111C96" w14:textId="77777777" w:rsidR="00732DA7" w:rsidRPr="005307D9" w:rsidRDefault="00732DA7" w:rsidP="00732DA7">
      <w:pPr>
        <w:rPr>
          <w:rFonts w:ascii="Bookman Old Style" w:hAnsi="Bookman Old Style"/>
        </w:rPr>
      </w:pPr>
      <w:r w:rsidRPr="005307D9">
        <w:rPr>
          <w:rFonts w:ascii="Bookman Old Style" w:hAnsi="Bookman Old Style"/>
        </w:rPr>
        <w:t xml:space="preserve">Below are few activities that are needed to declare a server has joined an Active Directory </w:t>
      </w:r>
      <w:proofErr w:type="gramStart"/>
      <w:r w:rsidRPr="005307D9">
        <w:rPr>
          <w:rFonts w:ascii="Bookman Old Style" w:hAnsi="Bookman Old Style"/>
        </w:rPr>
        <w:t>realm .</w:t>
      </w:r>
      <w:proofErr w:type="gramEnd"/>
      <w:r w:rsidRPr="005307D9">
        <w:rPr>
          <w:rFonts w:ascii="Bookman Old Style" w:hAnsi="Bookman Old Style"/>
        </w:rPr>
        <w:t xml:space="preserve">  Below are </w:t>
      </w:r>
    </w:p>
    <w:p w14:paraId="2A824F08" w14:textId="77777777" w:rsidR="00732DA7" w:rsidRPr="005307D9" w:rsidRDefault="00732DA7" w:rsidP="00732DA7">
      <w:pPr>
        <w:pStyle w:val="Prrafodelista"/>
        <w:numPr>
          <w:ilvl w:val="0"/>
          <w:numId w:val="24"/>
        </w:numPr>
        <w:rPr>
          <w:rFonts w:ascii="Bookman Old Style" w:hAnsi="Bookman Old Style"/>
        </w:rPr>
      </w:pPr>
      <w:r w:rsidRPr="005307D9">
        <w:rPr>
          <w:rFonts w:ascii="Bookman Old Style" w:hAnsi="Bookman Old Style"/>
        </w:rPr>
        <w:t xml:space="preserve">Creating DNS </w:t>
      </w:r>
      <w:proofErr w:type="gramStart"/>
      <w:r w:rsidRPr="005307D9">
        <w:rPr>
          <w:rFonts w:ascii="Bookman Old Style" w:hAnsi="Bookman Old Style"/>
        </w:rPr>
        <w:t>Entries :</w:t>
      </w:r>
      <w:proofErr w:type="gramEnd"/>
      <w:r w:rsidRPr="005307D9">
        <w:rPr>
          <w:rFonts w:ascii="Bookman Old Style" w:hAnsi="Bookman Old Style"/>
        </w:rPr>
        <w:t xml:space="preserve"> This enables a server to have a forward and a reverse lookup based on its </w:t>
      </w:r>
      <w:proofErr w:type="spellStart"/>
      <w:r w:rsidRPr="005307D9">
        <w:rPr>
          <w:rFonts w:ascii="Bookman Old Style" w:hAnsi="Bookman Old Style"/>
        </w:rPr>
        <w:t>fqdn</w:t>
      </w:r>
      <w:proofErr w:type="spellEnd"/>
      <w:r w:rsidRPr="005307D9">
        <w:rPr>
          <w:rFonts w:ascii="Bookman Old Style" w:hAnsi="Bookman Old Style"/>
        </w:rPr>
        <w:t xml:space="preserve"> . </w:t>
      </w:r>
    </w:p>
    <w:p w14:paraId="641EA3A5" w14:textId="77777777" w:rsidR="00732DA7" w:rsidRPr="005307D9" w:rsidRDefault="00732DA7" w:rsidP="00732DA7">
      <w:pPr>
        <w:pStyle w:val="Prrafodelista"/>
        <w:numPr>
          <w:ilvl w:val="0"/>
          <w:numId w:val="24"/>
        </w:numPr>
        <w:rPr>
          <w:rFonts w:ascii="Bookman Old Style" w:hAnsi="Bookman Old Style"/>
        </w:rPr>
      </w:pPr>
      <w:r w:rsidRPr="005307D9">
        <w:rPr>
          <w:rFonts w:ascii="Bookman Old Style" w:hAnsi="Bookman Old Style"/>
        </w:rPr>
        <w:t xml:space="preserve">Integrating Linux Servers to Active </w:t>
      </w:r>
      <w:proofErr w:type="gramStart"/>
      <w:r w:rsidRPr="005307D9">
        <w:rPr>
          <w:rFonts w:ascii="Bookman Old Style" w:hAnsi="Bookman Old Style"/>
        </w:rPr>
        <w:t>Directory :</w:t>
      </w:r>
      <w:proofErr w:type="gramEnd"/>
      <w:r w:rsidRPr="005307D9">
        <w:rPr>
          <w:rFonts w:ascii="Bookman Old Style" w:hAnsi="Bookman Old Style"/>
        </w:rPr>
        <w:t xml:space="preserve"> Joining servers to corporate AD , allows users to authenticate against the corporate network .</w:t>
      </w:r>
    </w:p>
    <w:p w14:paraId="0678E48F" w14:textId="6377FD70" w:rsidR="00732DA7" w:rsidRPr="005307D9" w:rsidRDefault="00732DA7" w:rsidP="003117D6">
      <w:pPr>
        <w:pStyle w:val="Ttulo2"/>
        <w:numPr>
          <w:ilvl w:val="1"/>
          <w:numId w:val="9"/>
        </w:numPr>
        <w:rPr>
          <w:rFonts w:ascii="Bookman Old Style" w:hAnsi="Bookman Old Style"/>
        </w:rPr>
      </w:pPr>
      <w:bookmarkStart w:id="97" w:name="_Toc481530312"/>
      <w:bookmarkStart w:id="98" w:name="_Toc482897581"/>
      <w:r w:rsidRPr="005307D9">
        <w:rPr>
          <w:rFonts w:ascii="Bookman Old Style" w:hAnsi="Bookman Old Style"/>
        </w:rPr>
        <w:t>Creating a DNS entry</w:t>
      </w:r>
      <w:bookmarkEnd w:id="97"/>
      <w:bookmarkEnd w:id="98"/>
      <w:r w:rsidRPr="005307D9">
        <w:rPr>
          <w:rFonts w:ascii="Bookman Old Style" w:hAnsi="Bookman Old Style"/>
        </w:rPr>
        <w:t xml:space="preserve"> </w:t>
      </w:r>
    </w:p>
    <w:p w14:paraId="66E4FFD7" w14:textId="77777777" w:rsidR="00732DA7" w:rsidRPr="005307D9" w:rsidRDefault="00732DA7" w:rsidP="00732DA7">
      <w:pPr>
        <w:pStyle w:val="NormalWeb"/>
        <w:spacing w:before="0" w:beforeAutospacing="0" w:after="0" w:afterAutospacing="0"/>
        <w:rPr>
          <w:rFonts w:ascii="Bookman Old Style" w:hAnsi="Bookman Old Style"/>
        </w:rPr>
      </w:pPr>
      <w:r w:rsidRPr="005307D9">
        <w:rPr>
          <w:rFonts w:ascii="Bookman Old Style" w:hAnsi="Bookman Old Style" w:cs="Arial"/>
          <w:color w:val="000000"/>
        </w:rPr>
        <w:t>Below example runs through the steps need to ad</w:t>
      </w:r>
      <w:r>
        <w:rPr>
          <w:rFonts w:ascii="Bookman Old Style" w:hAnsi="Bookman Old Style" w:cs="Arial"/>
          <w:color w:val="000000"/>
        </w:rPr>
        <w:t xml:space="preserve">d a </w:t>
      </w:r>
      <w:proofErr w:type="spellStart"/>
      <w:r>
        <w:rPr>
          <w:rFonts w:ascii="Bookman Old Style" w:hAnsi="Bookman Old Style" w:cs="Arial"/>
          <w:color w:val="000000"/>
        </w:rPr>
        <w:t>linux</w:t>
      </w:r>
      <w:proofErr w:type="spellEnd"/>
      <w:r>
        <w:rPr>
          <w:rFonts w:ascii="Bookman Old Style" w:hAnsi="Bookman Old Style" w:cs="Arial"/>
          <w:color w:val="000000"/>
        </w:rPr>
        <w:t xml:space="preserve"> server to DNS server. </w:t>
      </w:r>
      <w:r w:rsidRPr="005307D9">
        <w:rPr>
          <w:rFonts w:ascii="Bookman Old Style" w:eastAsia="Times New Roman" w:hAnsi="Bookman Old Style"/>
        </w:rPr>
        <w:tab/>
      </w:r>
    </w:p>
    <w:p w14:paraId="7A37B64A" w14:textId="77777777" w:rsidR="00732DA7" w:rsidRPr="005307D9" w:rsidRDefault="00732DA7" w:rsidP="00732DA7">
      <w:pPr>
        <w:pStyle w:val="NormalWeb"/>
        <w:numPr>
          <w:ilvl w:val="0"/>
          <w:numId w:val="30"/>
        </w:numPr>
        <w:spacing w:before="0" w:beforeAutospacing="0" w:after="0" w:afterAutospacing="0"/>
        <w:textAlignment w:val="baseline"/>
        <w:rPr>
          <w:rFonts w:ascii="Bookman Old Style" w:hAnsi="Bookman Old Style" w:cs="Arial"/>
          <w:color w:val="000000"/>
        </w:rPr>
      </w:pPr>
      <w:r w:rsidRPr="005307D9">
        <w:rPr>
          <w:rFonts w:ascii="Bookman Old Style" w:hAnsi="Bookman Old Style" w:cs="Arial"/>
          <w:color w:val="000000"/>
        </w:rPr>
        <w:t xml:space="preserve">On a freshly installed CentOS host run the below </w:t>
      </w:r>
      <w:proofErr w:type="gramStart"/>
      <w:r w:rsidRPr="005307D9">
        <w:rPr>
          <w:rFonts w:ascii="Bookman Old Style" w:hAnsi="Bookman Old Style" w:cs="Arial"/>
          <w:color w:val="000000"/>
        </w:rPr>
        <w:t>commands :</w:t>
      </w:r>
      <w:proofErr w:type="gramEnd"/>
    </w:p>
    <w:p w14:paraId="46593742" w14:textId="77777777" w:rsidR="00732DA7" w:rsidRPr="005307D9" w:rsidRDefault="00732DA7" w:rsidP="00732DA7">
      <w:pPr>
        <w:pStyle w:val="NormalWeb"/>
        <w:numPr>
          <w:ilvl w:val="0"/>
          <w:numId w:val="39"/>
        </w:numPr>
        <w:spacing w:before="0" w:beforeAutospacing="0" w:after="0" w:afterAutospacing="0"/>
        <w:textAlignment w:val="baseline"/>
        <w:rPr>
          <w:rFonts w:ascii="Bookman Old Style" w:hAnsi="Bookman Old Style" w:cs="Arial"/>
          <w:color w:val="000000"/>
        </w:rPr>
      </w:pPr>
      <w:r w:rsidRPr="005307D9">
        <w:rPr>
          <w:rFonts w:ascii="Bookman Old Style" w:hAnsi="Bookman Old Style" w:cs="Arial"/>
          <w:color w:val="000000"/>
        </w:rPr>
        <w:t>“</w:t>
      </w:r>
      <w:r w:rsidRPr="005307D9">
        <w:rPr>
          <w:rFonts w:ascii="Courier New" w:hAnsi="Courier New" w:cs="Courier New"/>
          <w:color w:val="000000"/>
        </w:rPr>
        <w:t>hostname</w:t>
      </w:r>
      <w:r w:rsidRPr="005307D9">
        <w:rPr>
          <w:rFonts w:ascii="Bookman Old Style" w:hAnsi="Bookman Old Style" w:cs="Arial"/>
          <w:color w:val="000000"/>
        </w:rPr>
        <w:t>” returns the hostname of the server</w:t>
      </w:r>
    </w:p>
    <w:p w14:paraId="67A9BAE9" w14:textId="77777777" w:rsidR="00732DA7" w:rsidRPr="005307D9" w:rsidRDefault="00732DA7" w:rsidP="00732DA7">
      <w:pPr>
        <w:pStyle w:val="NormalWeb"/>
        <w:numPr>
          <w:ilvl w:val="0"/>
          <w:numId w:val="39"/>
        </w:numPr>
        <w:spacing w:before="0" w:beforeAutospacing="0" w:after="0" w:afterAutospacing="0"/>
        <w:textAlignment w:val="baseline"/>
        <w:rPr>
          <w:rFonts w:ascii="Bookman Old Style" w:hAnsi="Bookman Old Style" w:cs="Arial"/>
          <w:color w:val="000000"/>
        </w:rPr>
      </w:pPr>
      <w:r w:rsidRPr="005307D9">
        <w:rPr>
          <w:rFonts w:ascii="Bookman Old Style" w:hAnsi="Bookman Old Style" w:cs="Arial"/>
          <w:color w:val="000000"/>
        </w:rPr>
        <w:t>“</w:t>
      </w:r>
      <w:r w:rsidRPr="005307D9">
        <w:rPr>
          <w:rFonts w:ascii="Courier New" w:hAnsi="Courier New" w:cs="Courier New"/>
          <w:color w:val="000000"/>
        </w:rPr>
        <w:t>hostname -f</w:t>
      </w:r>
      <w:r w:rsidRPr="005307D9">
        <w:rPr>
          <w:rFonts w:ascii="Bookman Old Style" w:hAnsi="Bookman Old Style" w:cs="Arial"/>
          <w:color w:val="000000"/>
        </w:rPr>
        <w:t xml:space="preserve">” does not return any </w:t>
      </w:r>
      <w:proofErr w:type="gramStart"/>
      <w:r w:rsidRPr="005307D9">
        <w:rPr>
          <w:rFonts w:ascii="Bookman Old Style" w:hAnsi="Bookman Old Style" w:cs="Arial"/>
          <w:color w:val="000000"/>
        </w:rPr>
        <w:t>entry .</w:t>
      </w:r>
      <w:proofErr w:type="gramEnd"/>
      <w:r w:rsidRPr="005307D9">
        <w:rPr>
          <w:rFonts w:ascii="Bookman Old Style" w:hAnsi="Bookman Old Style" w:cs="Arial"/>
          <w:color w:val="000000"/>
        </w:rPr>
        <w:t xml:space="preserve"> Chances are the server does not have an entry in DNS yet </w:t>
      </w:r>
    </w:p>
    <w:p w14:paraId="757477F9" w14:textId="77777777" w:rsidR="00732DA7" w:rsidRPr="005307D9" w:rsidRDefault="00732DA7" w:rsidP="00732DA7">
      <w:pPr>
        <w:rPr>
          <w:rFonts w:ascii="Bookman Old Style" w:eastAsia="Times New Roman" w:hAnsi="Bookman Old Style"/>
        </w:rPr>
      </w:pPr>
    </w:p>
    <w:p w14:paraId="102B8AEA" w14:textId="77777777" w:rsidR="00732DA7" w:rsidRPr="005307D9" w:rsidRDefault="00732DA7" w:rsidP="00732DA7">
      <w:pPr>
        <w:pStyle w:val="NormalWeb"/>
        <w:spacing w:before="0" w:beforeAutospacing="0" w:after="0" w:afterAutospacing="0"/>
        <w:jc w:val="center"/>
        <w:rPr>
          <w:rFonts w:ascii="Bookman Old Style" w:hAnsi="Bookman Old Style"/>
          <w:sz w:val="20"/>
          <w:szCs w:val="20"/>
        </w:rPr>
      </w:pPr>
      <w:r w:rsidRPr="005307D9">
        <w:rPr>
          <w:rFonts w:ascii="Bookman Old Style" w:hAnsi="Bookman Old Style" w:cs="Arial"/>
          <w:noProof/>
          <w:color w:val="000000"/>
          <w:sz w:val="20"/>
          <w:szCs w:val="20"/>
        </w:rPr>
        <w:drawing>
          <wp:inline distT="0" distB="0" distL="0" distR="0" wp14:anchorId="496E2865" wp14:editId="221098B0">
            <wp:extent cx="5541264" cy="4010200"/>
            <wp:effectExtent l="0" t="0" r="0" b="3175"/>
            <wp:docPr id="4" name="Picture 4" descr="ttps://lh5.googleusercontent.com/KqWil1ezJVuUWsSgoMDby7-692szIIceTS-5eP6RcffEBYixX4PLM9h7D004Jthrtiamm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lh5.googleusercontent.com/KqWil1ezJVuUWsSgoMDby7-692szIIceTS-5eP6RcffEBYixX4PLM9h7D004Jthrtiamm_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1264" cy="4010200"/>
                    </a:xfrm>
                    <a:prstGeom prst="rect">
                      <a:avLst/>
                    </a:prstGeom>
                    <a:noFill/>
                    <a:ln>
                      <a:noFill/>
                    </a:ln>
                  </pic:spPr>
                </pic:pic>
              </a:graphicData>
            </a:graphic>
          </wp:inline>
        </w:drawing>
      </w:r>
    </w:p>
    <w:p w14:paraId="717CE56F" w14:textId="77777777" w:rsidR="00732DA7" w:rsidRPr="005307D9" w:rsidRDefault="00732DA7" w:rsidP="00732DA7">
      <w:pPr>
        <w:rPr>
          <w:rFonts w:ascii="Bookman Old Style" w:eastAsia="Times New Roman" w:hAnsi="Bookman Old Style"/>
        </w:rPr>
      </w:pPr>
    </w:p>
    <w:p w14:paraId="5F7AB687" w14:textId="77777777" w:rsidR="00732DA7" w:rsidRPr="005307D9" w:rsidRDefault="00732DA7" w:rsidP="00732DA7">
      <w:pPr>
        <w:pStyle w:val="NormalWeb"/>
        <w:numPr>
          <w:ilvl w:val="0"/>
          <w:numId w:val="32"/>
        </w:numPr>
        <w:spacing w:before="0" w:beforeAutospacing="0" w:after="0" w:afterAutospacing="0"/>
        <w:textAlignment w:val="baseline"/>
        <w:rPr>
          <w:rFonts w:ascii="Bookman Old Style" w:hAnsi="Bookman Old Style"/>
          <w:color w:val="000000"/>
        </w:rPr>
      </w:pPr>
      <w:r w:rsidRPr="005307D9">
        <w:rPr>
          <w:rFonts w:ascii="Bookman Old Style" w:hAnsi="Bookman Old Style" w:cs="Arial"/>
          <w:color w:val="000000"/>
        </w:rPr>
        <w:t xml:space="preserve">Login to the AD server and access the DNS manager </w:t>
      </w:r>
      <w:proofErr w:type="gramStart"/>
      <w:r w:rsidRPr="005307D9">
        <w:rPr>
          <w:rFonts w:ascii="Bookman Old Style" w:hAnsi="Bookman Old Style" w:cs="Arial"/>
          <w:color w:val="000000"/>
        </w:rPr>
        <w:t>console .</w:t>
      </w:r>
      <w:proofErr w:type="gramEnd"/>
    </w:p>
    <w:p w14:paraId="01B945C5" w14:textId="77777777" w:rsidR="00732DA7" w:rsidRPr="005307D9" w:rsidRDefault="00732DA7" w:rsidP="00732DA7">
      <w:pPr>
        <w:pStyle w:val="NormalWeb"/>
        <w:numPr>
          <w:ilvl w:val="0"/>
          <w:numId w:val="40"/>
        </w:numPr>
        <w:spacing w:before="0" w:beforeAutospacing="0" w:after="0" w:afterAutospacing="0"/>
        <w:textAlignment w:val="baseline"/>
        <w:rPr>
          <w:rFonts w:ascii="Bookman Old Style" w:hAnsi="Bookman Old Style" w:cs="Arial"/>
          <w:color w:val="000000"/>
        </w:rPr>
      </w:pPr>
      <w:r w:rsidRPr="005307D9">
        <w:rPr>
          <w:rFonts w:ascii="Bookman Old Style" w:hAnsi="Bookman Old Style" w:cs="Arial"/>
          <w:color w:val="000000"/>
        </w:rPr>
        <w:lastRenderedPageBreak/>
        <w:t xml:space="preserve">Under the </w:t>
      </w:r>
      <w:proofErr w:type="gramStart"/>
      <w:r w:rsidRPr="005307D9">
        <w:rPr>
          <w:rFonts w:ascii="Bookman Old Style" w:hAnsi="Bookman Old Style" w:cs="Arial"/>
          <w:color w:val="000000"/>
        </w:rPr>
        <w:t>domain ,</w:t>
      </w:r>
      <w:proofErr w:type="gramEnd"/>
      <w:r w:rsidRPr="005307D9">
        <w:rPr>
          <w:rFonts w:ascii="Bookman Old Style" w:hAnsi="Bookman Old Style" w:cs="Arial"/>
          <w:color w:val="000000"/>
        </w:rPr>
        <w:t xml:space="preserve"> add a New Host as shown below </w:t>
      </w:r>
    </w:p>
    <w:p w14:paraId="3BB6392F" w14:textId="77777777" w:rsidR="00732DA7" w:rsidRPr="005307D9" w:rsidRDefault="00732DA7" w:rsidP="00732DA7">
      <w:pPr>
        <w:rPr>
          <w:rFonts w:ascii="Bookman Old Style" w:eastAsia="Times New Roman" w:hAnsi="Bookman Old Style"/>
        </w:rPr>
      </w:pPr>
    </w:p>
    <w:p w14:paraId="58BC96C4" w14:textId="77777777" w:rsidR="00732DA7" w:rsidRPr="005307D9" w:rsidRDefault="00732DA7" w:rsidP="00732DA7">
      <w:pPr>
        <w:pStyle w:val="NormalWeb"/>
        <w:spacing w:before="0" w:beforeAutospacing="0" w:after="0" w:afterAutospacing="0"/>
        <w:jc w:val="center"/>
        <w:rPr>
          <w:rFonts w:ascii="Bookman Old Style" w:hAnsi="Bookman Old Style"/>
          <w:sz w:val="20"/>
          <w:szCs w:val="20"/>
        </w:rPr>
      </w:pPr>
      <w:r w:rsidRPr="005307D9">
        <w:rPr>
          <w:rFonts w:ascii="Bookman Old Style" w:hAnsi="Bookman Old Style" w:cs="Arial"/>
          <w:noProof/>
          <w:color w:val="000000"/>
          <w:sz w:val="20"/>
          <w:szCs w:val="20"/>
        </w:rPr>
        <w:drawing>
          <wp:inline distT="0" distB="0" distL="0" distR="0" wp14:anchorId="71BE6449" wp14:editId="301A483F">
            <wp:extent cx="5541264" cy="2628886"/>
            <wp:effectExtent l="0" t="0" r="0" b="0"/>
            <wp:docPr id="24" name="Picture 24" descr="ttps://lh3.googleusercontent.com/dJ-knLR49bKGM4_Ps7Qk7dx4szTGlThcSuGb826dzBbHWAqWosGJnaQMtGvwPlWxQ6HWL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ps://lh3.googleusercontent.com/dJ-knLR49bKGM4_Ps7Qk7dx4szTGlThcSuGb826dzBbHWAqWosGJnaQMtGvwPlWxQ6HWLw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1264" cy="2628886"/>
                    </a:xfrm>
                    <a:prstGeom prst="rect">
                      <a:avLst/>
                    </a:prstGeom>
                    <a:noFill/>
                    <a:ln>
                      <a:noFill/>
                    </a:ln>
                  </pic:spPr>
                </pic:pic>
              </a:graphicData>
            </a:graphic>
          </wp:inline>
        </w:drawing>
      </w:r>
    </w:p>
    <w:p w14:paraId="55F0D41D" w14:textId="77777777" w:rsidR="00732DA7" w:rsidRPr="005307D9" w:rsidRDefault="00732DA7" w:rsidP="00732DA7">
      <w:pPr>
        <w:rPr>
          <w:rFonts w:ascii="Bookman Old Style" w:eastAsia="Times New Roman" w:hAnsi="Bookman Old Style"/>
        </w:rPr>
      </w:pPr>
    </w:p>
    <w:p w14:paraId="1306407E" w14:textId="77777777" w:rsidR="00732DA7" w:rsidRPr="005307D9" w:rsidRDefault="00732DA7" w:rsidP="00732DA7">
      <w:pPr>
        <w:pStyle w:val="NormalWeb"/>
        <w:numPr>
          <w:ilvl w:val="0"/>
          <w:numId w:val="40"/>
        </w:numPr>
        <w:spacing w:before="0" w:beforeAutospacing="0" w:after="0" w:afterAutospacing="0"/>
        <w:textAlignment w:val="baseline"/>
        <w:rPr>
          <w:rFonts w:ascii="Bookman Old Style" w:hAnsi="Bookman Old Style" w:cs="Arial"/>
          <w:color w:val="000000"/>
        </w:rPr>
      </w:pPr>
      <w:r w:rsidRPr="005307D9">
        <w:rPr>
          <w:rFonts w:ascii="Bookman Old Style" w:hAnsi="Bookman Old Style" w:cs="Arial"/>
          <w:color w:val="000000"/>
        </w:rPr>
        <w:t>Enter the server details as shown below</w:t>
      </w:r>
    </w:p>
    <w:p w14:paraId="71E4E116" w14:textId="77777777" w:rsidR="00732DA7" w:rsidRPr="005307D9" w:rsidRDefault="00732DA7" w:rsidP="00732DA7">
      <w:pPr>
        <w:pStyle w:val="NormalWeb"/>
        <w:numPr>
          <w:ilvl w:val="0"/>
          <w:numId w:val="40"/>
        </w:numPr>
        <w:spacing w:before="0" w:beforeAutospacing="0" w:after="0" w:afterAutospacing="0"/>
        <w:textAlignment w:val="baseline"/>
        <w:rPr>
          <w:rFonts w:ascii="Bookman Old Style" w:hAnsi="Bookman Old Style" w:cs="Arial"/>
          <w:color w:val="000000"/>
        </w:rPr>
      </w:pPr>
      <w:r w:rsidRPr="005307D9">
        <w:rPr>
          <w:rFonts w:ascii="Bookman Old Style" w:hAnsi="Bookman Old Style" w:cs="Arial"/>
          <w:color w:val="000000"/>
        </w:rPr>
        <w:t>Check the box "Create associated pointer (PTR) record</w:t>
      </w:r>
    </w:p>
    <w:p w14:paraId="749BF57C" w14:textId="77777777" w:rsidR="00732DA7" w:rsidRPr="005307D9" w:rsidRDefault="00732DA7" w:rsidP="00732DA7">
      <w:pPr>
        <w:rPr>
          <w:rFonts w:ascii="Bookman Old Style" w:eastAsia="Times New Roman" w:hAnsi="Bookman Old Style"/>
        </w:rPr>
      </w:pPr>
    </w:p>
    <w:p w14:paraId="1E2596DA" w14:textId="77777777" w:rsidR="00732DA7" w:rsidRPr="005307D9" w:rsidRDefault="00732DA7" w:rsidP="00732DA7">
      <w:pPr>
        <w:pStyle w:val="NormalWeb"/>
        <w:spacing w:before="0" w:beforeAutospacing="0" w:after="0" w:afterAutospacing="0"/>
        <w:jc w:val="center"/>
        <w:rPr>
          <w:rFonts w:ascii="Bookman Old Style" w:hAnsi="Bookman Old Style"/>
          <w:sz w:val="20"/>
          <w:szCs w:val="20"/>
        </w:rPr>
      </w:pPr>
      <w:r w:rsidRPr="005307D9">
        <w:rPr>
          <w:rFonts w:ascii="Bookman Old Style" w:hAnsi="Bookman Old Style" w:cs="Arial"/>
          <w:noProof/>
          <w:color w:val="000000"/>
          <w:sz w:val="20"/>
          <w:szCs w:val="20"/>
        </w:rPr>
        <w:drawing>
          <wp:inline distT="0" distB="0" distL="0" distR="0" wp14:anchorId="7B5258F2" wp14:editId="212B47BC">
            <wp:extent cx="5541264" cy="2639353"/>
            <wp:effectExtent l="0" t="0" r="0" b="2540"/>
            <wp:docPr id="25" name="Picture 25" descr="ttps://lh6.googleusercontent.com/_j3UmidkHCdr12y1WOX2AhPDK4e7PJTr4C37XX1O0ACJzYBo_hOUsCv5eJiXcajR73Imm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s://lh6.googleusercontent.com/_j3UmidkHCdr12y1WOX2AhPDK4e7PJTr4C37XX1O0ACJzYBo_hOUsCv5eJiXcajR73Imm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1264" cy="2639353"/>
                    </a:xfrm>
                    <a:prstGeom prst="rect">
                      <a:avLst/>
                    </a:prstGeom>
                    <a:noFill/>
                    <a:ln>
                      <a:noFill/>
                    </a:ln>
                  </pic:spPr>
                </pic:pic>
              </a:graphicData>
            </a:graphic>
          </wp:inline>
        </w:drawing>
      </w:r>
    </w:p>
    <w:p w14:paraId="2318E5F7" w14:textId="77777777" w:rsidR="00732DA7" w:rsidRPr="005307D9" w:rsidRDefault="00732DA7" w:rsidP="00732DA7">
      <w:pPr>
        <w:spacing w:after="240"/>
        <w:rPr>
          <w:rFonts w:ascii="Bookman Old Style" w:eastAsia="Times New Roman" w:hAnsi="Bookman Old Style"/>
        </w:rPr>
      </w:pPr>
      <w:r w:rsidRPr="005307D9">
        <w:rPr>
          <w:rFonts w:ascii="Bookman Old Style" w:eastAsia="Times New Roman" w:hAnsi="Bookman Old Style"/>
        </w:rPr>
        <w:br/>
      </w:r>
      <w:r w:rsidRPr="005307D9">
        <w:rPr>
          <w:rFonts w:ascii="Bookman Old Style" w:eastAsia="Times New Roman" w:hAnsi="Bookman Old Style"/>
        </w:rPr>
        <w:br/>
      </w:r>
      <w:r w:rsidRPr="005307D9">
        <w:rPr>
          <w:rFonts w:ascii="Bookman Old Style" w:eastAsia="Times New Roman" w:hAnsi="Bookman Old Style"/>
        </w:rPr>
        <w:br/>
      </w:r>
      <w:r w:rsidRPr="005307D9">
        <w:rPr>
          <w:rFonts w:ascii="Bookman Old Style" w:eastAsia="Times New Roman" w:hAnsi="Bookman Old Style"/>
        </w:rPr>
        <w:br/>
      </w:r>
      <w:r w:rsidRPr="005307D9">
        <w:rPr>
          <w:rFonts w:ascii="Bookman Old Style" w:eastAsia="Times New Roman" w:hAnsi="Bookman Old Style"/>
        </w:rPr>
        <w:br/>
      </w:r>
      <w:r w:rsidRPr="005307D9">
        <w:rPr>
          <w:rFonts w:ascii="Bookman Old Style" w:eastAsia="Times New Roman" w:hAnsi="Bookman Old Style"/>
        </w:rPr>
        <w:br/>
      </w:r>
      <w:r w:rsidRPr="005307D9">
        <w:rPr>
          <w:rFonts w:ascii="Bookman Old Style" w:eastAsia="Times New Roman" w:hAnsi="Bookman Old Style"/>
        </w:rPr>
        <w:br/>
      </w:r>
      <w:r w:rsidRPr="005307D9">
        <w:rPr>
          <w:rFonts w:ascii="Bookman Old Style" w:eastAsia="Times New Roman" w:hAnsi="Bookman Old Style"/>
        </w:rPr>
        <w:br/>
      </w:r>
      <w:r w:rsidRPr="005307D9">
        <w:rPr>
          <w:rFonts w:ascii="Bookman Old Style" w:eastAsia="Times New Roman" w:hAnsi="Bookman Old Style"/>
        </w:rPr>
        <w:br/>
      </w:r>
    </w:p>
    <w:p w14:paraId="0D3AF420" w14:textId="77777777" w:rsidR="00732DA7" w:rsidRPr="005307D9" w:rsidRDefault="00732DA7" w:rsidP="00732DA7">
      <w:pPr>
        <w:pStyle w:val="NormalWeb"/>
        <w:numPr>
          <w:ilvl w:val="1"/>
          <w:numId w:val="41"/>
        </w:numPr>
        <w:spacing w:before="0" w:beforeAutospacing="0" w:after="0" w:afterAutospacing="0"/>
        <w:textAlignment w:val="baseline"/>
        <w:rPr>
          <w:rFonts w:ascii="Bookman Old Style" w:hAnsi="Bookman Old Style"/>
          <w:color w:val="000000"/>
        </w:rPr>
      </w:pPr>
      <w:r w:rsidRPr="005307D9">
        <w:rPr>
          <w:rFonts w:ascii="Bookman Old Style" w:hAnsi="Bookman Old Style" w:cs="Arial"/>
          <w:color w:val="000000"/>
        </w:rPr>
        <w:lastRenderedPageBreak/>
        <w:t>If the reverse lookup zone is configured properly, you should see the below success message</w:t>
      </w:r>
    </w:p>
    <w:p w14:paraId="29B4165D" w14:textId="77777777" w:rsidR="00732DA7" w:rsidRPr="005307D9" w:rsidRDefault="00732DA7" w:rsidP="00732DA7">
      <w:pPr>
        <w:rPr>
          <w:rFonts w:ascii="Bookman Old Style" w:eastAsia="Times New Roman" w:hAnsi="Bookman Old Style"/>
        </w:rPr>
      </w:pPr>
    </w:p>
    <w:p w14:paraId="7CCAC419" w14:textId="77777777" w:rsidR="00732DA7" w:rsidRPr="005307D9" w:rsidRDefault="00732DA7" w:rsidP="00732DA7">
      <w:pPr>
        <w:pStyle w:val="NormalWeb"/>
        <w:spacing w:before="0" w:beforeAutospacing="0" w:after="0" w:afterAutospacing="0"/>
        <w:jc w:val="center"/>
        <w:rPr>
          <w:rFonts w:ascii="Bookman Old Style" w:hAnsi="Bookman Old Style"/>
          <w:sz w:val="20"/>
          <w:szCs w:val="20"/>
        </w:rPr>
      </w:pPr>
      <w:r w:rsidRPr="005307D9">
        <w:rPr>
          <w:rFonts w:ascii="Bookman Old Style" w:hAnsi="Bookman Old Style" w:cs="Arial"/>
          <w:noProof/>
          <w:color w:val="000000"/>
          <w:sz w:val="20"/>
          <w:szCs w:val="20"/>
        </w:rPr>
        <w:drawing>
          <wp:inline distT="0" distB="0" distL="0" distR="0" wp14:anchorId="146BA8AD" wp14:editId="0132C33A">
            <wp:extent cx="5538605" cy="2617890"/>
            <wp:effectExtent l="0" t="0" r="0" b="0"/>
            <wp:docPr id="26" name="Picture 26" descr="ttps://lh4.googleusercontent.com/GNob4Q3E5kNPMyk7-7K-5Mx2lG2M7T_rCnvWP8dCR9DOmH1Haj92jIZ9qjp8K3UetltkH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tps://lh4.googleusercontent.com/GNob4Q3E5kNPMyk7-7K-5Mx2lG2M7T_rCnvWP8dCR9DOmH1Haj92jIZ9qjp8K3UetltkHX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953" cy="2653032"/>
                    </a:xfrm>
                    <a:prstGeom prst="rect">
                      <a:avLst/>
                    </a:prstGeom>
                    <a:noFill/>
                    <a:ln>
                      <a:noFill/>
                    </a:ln>
                  </pic:spPr>
                </pic:pic>
              </a:graphicData>
            </a:graphic>
          </wp:inline>
        </w:drawing>
      </w:r>
    </w:p>
    <w:p w14:paraId="09D1FCE1" w14:textId="77777777" w:rsidR="00732DA7" w:rsidRPr="005307D9" w:rsidRDefault="00732DA7" w:rsidP="00732DA7">
      <w:pPr>
        <w:spacing w:after="240"/>
        <w:rPr>
          <w:rFonts w:ascii="Bookman Old Style" w:eastAsia="Times New Roman" w:hAnsi="Bookman Old Style"/>
        </w:rPr>
      </w:pPr>
    </w:p>
    <w:p w14:paraId="57DEF8B6" w14:textId="77777777" w:rsidR="00732DA7" w:rsidRPr="005307D9" w:rsidRDefault="00732DA7" w:rsidP="00732DA7">
      <w:pPr>
        <w:pStyle w:val="NormalWeb"/>
        <w:numPr>
          <w:ilvl w:val="1"/>
          <w:numId w:val="42"/>
        </w:numPr>
        <w:spacing w:before="0" w:beforeAutospacing="0" w:after="0" w:afterAutospacing="0"/>
        <w:textAlignment w:val="baseline"/>
        <w:rPr>
          <w:rFonts w:ascii="Bookman Old Style" w:hAnsi="Bookman Old Style"/>
          <w:color w:val="000000"/>
        </w:rPr>
      </w:pPr>
      <w:r w:rsidRPr="005307D9">
        <w:rPr>
          <w:rFonts w:ascii="Bookman Old Style" w:hAnsi="Bookman Old Style" w:cs="Arial"/>
          <w:color w:val="000000"/>
        </w:rPr>
        <w:t xml:space="preserve">Refresh the </w:t>
      </w:r>
      <w:proofErr w:type="gramStart"/>
      <w:r w:rsidRPr="005307D9">
        <w:rPr>
          <w:rFonts w:ascii="Bookman Old Style" w:hAnsi="Bookman Old Style" w:cs="Arial"/>
          <w:color w:val="000000"/>
        </w:rPr>
        <w:t>reverse  lookup</w:t>
      </w:r>
      <w:proofErr w:type="gramEnd"/>
      <w:r w:rsidRPr="005307D9">
        <w:rPr>
          <w:rFonts w:ascii="Bookman Old Style" w:hAnsi="Bookman Old Style" w:cs="Arial"/>
          <w:color w:val="000000"/>
        </w:rPr>
        <w:t xml:space="preserve"> Zone to see the below server entry</w:t>
      </w:r>
    </w:p>
    <w:p w14:paraId="1FF84811" w14:textId="77777777" w:rsidR="00732DA7" w:rsidRPr="005307D9" w:rsidRDefault="00732DA7" w:rsidP="00732DA7">
      <w:pPr>
        <w:rPr>
          <w:rFonts w:ascii="Bookman Old Style" w:eastAsia="Times New Roman" w:hAnsi="Bookman Old Style"/>
        </w:rPr>
      </w:pPr>
    </w:p>
    <w:p w14:paraId="12F187E0" w14:textId="77777777" w:rsidR="00732DA7" w:rsidRPr="005307D9" w:rsidRDefault="00732DA7" w:rsidP="00732DA7">
      <w:pPr>
        <w:pStyle w:val="NormalWeb"/>
        <w:spacing w:before="0" w:beforeAutospacing="0" w:after="0" w:afterAutospacing="0"/>
        <w:jc w:val="center"/>
        <w:rPr>
          <w:rFonts w:ascii="Bookman Old Style" w:hAnsi="Bookman Old Style"/>
          <w:sz w:val="20"/>
          <w:szCs w:val="20"/>
        </w:rPr>
      </w:pPr>
      <w:r w:rsidRPr="005307D9">
        <w:rPr>
          <w:rFonts w:ascii="Bookman Old Style" w:hAnsi="Bookman Old Style" w:cs="Arial"/>
          <w:noProof/>
          <w:color w:val="000000"/>
          <w:sz w:val="20"/>
          <w:szCs w:val="20"/>
        </w:rPr>
        <w:drawing>
          <wp:inline distT="0" distB="0" distL="0" distR="0" wp14:anchorId="13783B66" wp14:editId="068B7BCB">
            <wp:extent cx="5541264" cy="2625458"/>
            <wp:effectExtent l="0" t="0" r="0" b="0"/>
            <wp:docPr id="27" name="Picture 27" descr="ttps://lh4.googleusercontent.com/_OimsI_98CHIWfYVW57x_o70GhbnG2Y0cx9PRvrAO2n9NmebfyCSDWmhdmctU_FzSQMTR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tps://lh4.googleusercontent.com/_OimsI_98CHIWfYVW57x_o70GhbnG2Y0cx9PRvrAO2n9NmebfyCSDWmhdmctU_FzSQMTRW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264" cy="2625458"/>
                    </a:xfrm>
                    <a:prstGeom prst="rect">
                      <a:avLst/>
                    </a:prstGeom>
                    <a:noFill/>
                    <a:ln>
                      <a:noFill/>
                    </a:ln>
                  </pic:spPr>
                </pic:pic>
              </a:graphicData>
            </a:graphic>
          </wp:inline>
        </w:drawing>
      </w:r>
    </w:p>
    <w:p w14:paraId="56F64BBB" w14:textId="77777777" w:rsidR="00732DA7" w:rsidRPr="005307D9" w:rsidRDefault="00732DA7" w:rsidP="00732DA7">
      <w:pPr>
        <w:rPr>
          <w:rFonts w:ascii="Bookman Old Style" w:eastAsia="Times New Roman" w:hAnsi="Bookman Old Style"/>
        </w:rPr>
      </w:pPr>
    </w:p>
    <w:p w14:paraId="41C416FB" w14:textId="77777777" w:rsidR="00732DA7" w:rsidRPr="005307D9" w:rsidRDefault="00732DA7" w:rsidP="00732DA7">
      <w:pPr>
        <w:pStyle w:val="NormalWeb"/>
        <w:spacing w:before="0" w:beforeAutospacing="0" w:after="0" w:afterAutospacing="0"/>
        <w:jc w:val="center"/>
        <w:rPr>
          <w:rFonts w:ascii="Bookman Old Style" w:hAnsi="Bookman Old Style"/>
          <w:sz w:val="20"/>
          <w:szCs w:val="20"/>
        </w:rPr>
      </w:pPr>
      <w:r w:rsidRPr="005307D9">
        <w:rPr>
          <w:rFonts w:ascii="Bookman Old Style" w:hAnsi="Bookman Old Style" w:cs="Arial"/>
          <w:noProof/>
          <w:color w:val="000000"/>
          <w:sz w:val="20"/>
          <w:szCs w:val="20"/>
        </w:rPr>
        <w:lastRenderedPageBreak/>
        <w:drawing>
          <wp:inline distT="0" distB="0" distL="0" distR="0" wp14:anchorId="3018E184" wp14:editId="45906114">
            <wp:extent cx="5541264" cy="2628619"/>
            <wp:effectExtent l="0" t="0" r="0" b="0"/>
            <wp:docPr id="28" name="Picture 28" descr="ttps://lh6.googleusercontent.com/zrS54yp6lAmyV76RWegdooSDPZIKqhi78dgkvWQbOqH3uH5gPK-ZlEz-gljeU_PHw6PjS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tps://lh6.googleusercontent.com/zrS54yp6lAmyV76RWegdooSDPZIKqhi78dgkvWQbOqH3uH5gPK-ZlEz-gljeU_PHw6PjSZ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1264" cy="2628619"/>
                    </a:xfrm>
                    <a:prstGeom prst="rect">
                      <a:avLst/>
                    </a:prstGeom>
                    <a:noFill/>
                    <a:ln>
                      <a:noFill/>
                    </a:ln>
                  </pic:spPr>
                </pic:pic>
              </a:graphicData>
            </a:graphic>
          </wp:inline>
        </w:drawing>
      </w:r>
    </w:p>
    <w:p w14:paraId="1AB2710E" w14:textId="77777777" w:rsidR="00732DA7" w:rsidRPr="005307D9" w:rsidRDefault="00732DA7" w:rsidP="00732DA7">
      <w:pPr>
        <w:rPr>
          <w:rFonts w:ascii="Bookman Old Style" w:eastAsia="Times New Roman" w:hAnsi="Bookman Old Style"/>
        </w:rPr>
      </w:pPr>
    </w:p>
    <w:p w14:paraId="4AA7DFB5" w14:textId="77777777" w:rsidR="00732DA7" w:rsidRPr="005307D9" w:rsidRDefault="00732DA7" w:rsidP="00732DA7">
      <w:pPr>
        <w:pStyle w:val="NormalWeb"/>
        <w:numPr>
          <w:ilvl w:val="1"/>
          <w:numId w:val="42"/>
        </w:numPr>
        <w:spacing w:before="0" w:beforeAutospacing="0" w:after="0" w:afterAutospacing="0"/>
        <w:textAlignment w:val="baseline"/>
        <w:rPr>
          <w:rFonts w:ascii="Bookman Old Style" w:hAnsi="Bookman Old Style" w:cs="Arial"/>
          <w:color w:val="000000"/>
        </w:rPr>
      </w:pPr>
      <w:r w:rsidRPr="005307D9">
        <w:rPr>
          <w:rFonts w:ascii="Bookman Old Style" w:hAnsi="Bookman Old Style" w:cs="Arial"/>
          <w:color w:val="000000"/>
        </w:rPr>
        <w:t xml:space="preserve">Once this is done the server you should verify the </w:t>
      </w:r>
      <w:proofErr w:type="spellStart"/>
      <w:r w:rsidRPr="005307D9">
        <w:rPr>
          <w:rFonts w:ascii="Bookman Old Style" w:hAnsi="Bookman Old Style" w:cs="Arial"/>
          <w:color w:val="000000"/>
        </w:rPr>
        <w:t>fqdn</w:t>
      </w:r>
      <w:proofErr w:type="spellEnd"/>
      <w:r w:rsidRPr="005307D9">
        <w:rPr>
          <w:rFonts w:ascii="Bookman Old Style" w:hAnsi="Bookman Old Style" w:cs="Arial"/>
          <w:color w:val="000000"/>
        </w:rPr>
        <w:t xml:space="preserve"> of the server</w:t>
      </w:r>
    </w:p>
    <w:p w14:paraId="253DF062" w14:textId="77777777" w:rsidR="00732DA7" w:rsidRPr="005307D9" w:rsidRDefault="00732DA7" w:rsidP="00732DA7">
      <w:pPr>
        <w:pStyle w:val="NormalWeb"/>
        <w:numPr>
          <w:ilvl w:val="1"/>
          <w:numId w:val="42"/>
        </w:numPr>
        <w:spacing w:before="0" w:beforeAutospacing="0" w:after="0" w:afterAutospacing="0"/>
        <w:textAlignment w:val="baseline"/>
        <w:rPr>
          <w:rFonts w:ascii="Bookman Old Style" w:hAnsi="Bookman Old Style" w:cs="Arial"/>
          <w:color w:val="000000"/>
        </w:rPr>
      </w:pPr>
      <w:proofErr w:type="gramStart"/>
      <w:r w:rsidRPr="005307D9">
        <w:rPr>
          <w:rFonts w:ascii="Bookman Old Style" w:hAnsi="Bookman Old Style" w:cs="Arial"/>
          <w:color w:val="000000"/>
        </w:rPr>
        <w:t>Also</w:t>
      </w:r>
      <w:proofErr w:type="gramEnd"/>
      <w:r w:rsidRPr="005307D9">
        <w:rPr>
          <w:rFonts w:ascii="Bookman Old Style" w:hAnsi="Bookman Old Style" w:cs="Arial"/>
          <w:color w:val="000000"/>
        </w:rPr>
        <w:t xml:space="preserve"> you will be able to do a forward and reverse lookup on the servers in your subnet</w:t>
      </w:r>
    </w:p>
    <w:p w14:paraId="543B99F8" w14:textId="77777777" w:rsidR="00732DA7" w:rsidRPr="005307D9" w:rsidRDefault="00732DA7" w:rsidP="00732DA7">
      <w:pPr>
        <w:rPr>
          <w:rFonts w:ascii="Bookman Old Style" w:eastAsia="Times New Roman" w:hAnsi="Bookman Old Style"/>
        </w:rPr>
      </w:pPr>
    </w:p>
    <w:p w14:paraId="0D8EAC0B" w14:textId="77777777" w:rsidR="00732DA7" w:rsidRPr="005307D9" w:rsidRDefault="00732DA7" w:rsidP="00732DA7">
      <w:pPr>
        <w:pStyle w:val="NormalWeb"/>
        <w:spacing w:before="0" w:beforeAutospacing="0" w:after="0" w:afterAutospacing="0"/>
        <w:jc w:val="center"/>
        <w:rPr>
          <w:rFonts w:ascii="Bookman Old Style" w:hAnsi="Bookman Old Style"/>
          <w:sz w:val="20"/>
          <w:szCs w:val="20"/>
        </w:rPr>
      </w:pPr>
      <w:r w:rsidRPr="005307D9">
        <w:rPr>
          <w:rFonts w:ascii="Bookman Old Style" w:hAnsi="Bookman Old Style" w:cs="Arial"/>
          <w:noProof/>
          <w:color w:val="000000"/>
          <w:sz w:val="20"/>
          <w:szCs w:val="20"/>
        </w:rPr>
        <w:drawing>
          <wp:inline distT="0" distB="0" distL="0" distR="0" wp14:anchorId="4EE90F79" wp14:editId="5E0376F6">
            <wp:extent cx="5541264" cy="3982456"/>
            <wp:effectExtent l="0" t="0" r="0" b="5715"/>
            <wp:docPr id="29" name="Picture 29" descr="ttps://lh4.googleusercontent.com/X33BE1Bjdwln3gRfe8ylf4h8VhIdmDmv4mqdS7ic_0im69vb4ns7be4bv-smxL8JAZON6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ps://lh4.googleusercontent.com/X33BE1Bjdwln3gRfe8ylf4h8VhIdmDmv4mqdS7ic_0im69vb4ns7be4bv-smxL8JAZON6h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1264" cy="3982456"/>
                    </a:xfrm>
                    <a:prstGeom prst="rect">
                      <a:avLst/>
                    </a:prstGeom>
                    <a:noFill/>
                    <a:ln>
                      <a:noFill/>
                    </a:ln>
                  </pic:spPr>
                </pic:pic>
              </a:graphicData>
            </a:graphic>
          </wp:inline>
        </w:drawing>
      </w:r>
    </w:p>
    <w:p w14:paraId="356AD985" w14:textId="77777777" w:rsidR="00732DA7" w:rsidRPr="005307D9" w:rsidRDefault="00732DA7" w:rsidP="00732DA7">
      <w:pPr>
        <w:spacing w:after="240"/>
        <w:rPr>
          <w:rFonts w:ascii="Bookman Old Style" w:eastAsia="Times New Roman" w:hAnsi="Bookman Old Style"/>
        </w:rPr>
      </w:pPr>
      <w:r w:rsidRPr="005307D9">
        <w:rPr>
          <w:rFonts w:ascii="Bookman Old Style" w:eastAsia="Times New Roman" w:hAnsi="Bookman Old Style"/>
        </w:rPr>
        <w:br/>
      </w:r>
    </w:p>
    <w:p w14:paraId="5F278DA5" w14:textId="77777777" w:rsidR="00732DA7" w:rsidRPr="005307D9" w:rsidRDefault="00732DA7" w:rsidP="00732DA7">
      <w:pPr>
        <w:rPr>
          <w:rFonts w:ascii="Bookman Old Style" w:eastAsia="Times New Roman" w:hAnsi="Bookman Old Style"/>
        </w:rPr>
      </w:pPr>
    </w:p>
    <w:p w14:paraId="0B71D3FA" w14:textId="77777777" w:rsidR="00732DA7" w:rsidRPr="005307D9" w:rsidRDefault="00732DA7" w:rsidP="00732DA7">
      <w:pPr>
        <w:rPr>
          <w:rFonts w:ascii="Bookman Old Style" w:hAnsi="Bookman Old Style"/>
        </w:rPr>
      </w:pPr>
    </w:p>
    <w:p w14:paraId="28DDD9EA" w14:textId="77777777" w:rsidR="00732DA7" w:rsidRPr="005307D9" w:rsidRDefault="00732DA7" w:rsidP="003117D6">
      <w:pPr>
        <w:pStyle w:val="Ttulo2"/>
        <w:numPr>
          <w:ilvl w:val="1"/>
          <w:numId w:val="9"/>
        </w:numPr>
        <w:rPr>
          <w:rFonts w:ascii="Bookman Old Style" w:eastAsia="Times New Roman" w:hAnsi="Bookman Old Style"/>
        </w:rPr>
      </w:pPr>
      <w:bookmarkStart w:id="99" w:name="_Toc481530313"/>
      <w:bookmarkStart w:id="100" w:name="_Toc482897582"/>
      <w:r w:rsidRPr="005307D9">
        <w:rPr>
          <w:rFonts w:ascii="Bookman Old Style" w:eastAsia="Times New Roman" w:hAnsi="Bookman Old Style"/>
        </w:rPr>
        <w:t>Joining Linux servers to AD</w:t>
      </w:r>
      <w:bookmarkEnd w:id="99"/>
      <w:bookmarkEnd w:id="100"/>
    </w:p>
    <w:p w14:paraId="61FDB368" w14:textId="77777777" w:rsidR="00732DA7" w:rsidRPr="005307D9" w:rsidRDefault="00732DA7" w:rsidP="00732DA7">
      <w:pPr>
        <w:rPr>
          <w:rFonts w:ascii="Bookman Old Style" w:hAnsi="Bookman Old Style"/>
        </w:rPr>
      </w:pPr>
    </w:p>
    <w:p w14:paraId="5CD88EF8" w14:textId="77777777" w:rsidR="00732DA7" w:rsidRPr="005307D9" w:rsidRDefault="00732DA7" w:rsidP="00732DA7">
      <w:pPr>
        <w:pStyle w:val="NormalWeb"/>
        <w:spacing w:before="0" w:beforeAutospacing="0" w:after="0" w:afterAutospacing="0"/>
        <w:rPr>
          <w:rFonts w:ascii="Bookman Old Style" w:hAnsi="Bookman Old Style"/>
        </w:rPr>
      </w:pPr>
      <w:r w:rsidRPr="005307D9">
        <w:rPr>
          <w:rFonts w:ascii="Bookman Old Style" w:hAnsi="Bookman Old Style"/>
          <w:color w:val="000000"/>
        </w:rPr>
        <w:t xml:space="preserve">Install the </w:t>
      </w:r>
      <w:proofErr w:type="spellStart"/>
      <w:r w:rsidRPr="005307D9">
        <w:rPr>
          <w:rFonts w:ascii="Bookman Old Style" w:hAnsi="Bookman Old Style"/>
          <w:color w:val="000000"/>
        </w:rPr>
        <w:t>adcli</w:t>
      </w:r>
      <w:proofErr w:type="spellEnd"/>
      <w:r w:rsidRPr="005307D9">
        <w:rPr>
          <w:rFonts w:ascii="Bookman Old Style" w:hAnsi="Bookman Old Style"/>
          <w:color w:val="000000"/>
        </w:rPr>
        <w:t xml:space="preserve"> package to start joining the </w:t>
      </w:r>
      <w:proofErr w:type="spellStart"/>
      <w:r w:rsidRPr="005307D9">
        <w:rPr>
          <w:rFonts w:ascii="Bookman Old Style" w:hAnsi="Bookman Old Style"/>
          <w:color w:val="000000"/>
        </w:rPr>
        <w:t>linux</w:t>
      </w:r>
      <w:proofErr w:type="spellEnd"/>
      <w:r w:rsidRPr="005307D9">
        <w:rPr>
          <w:rFonts w:ascii="Bookman Old Style" w:hAnsi="Bookman Old Style"/>
          <w:color w:val="000000"/>
        </w:rPr>
        <w:t xml:space="preserve"> server to the domain. </w:t>
      </w:r>
    </w:p>
    <w:p w14:paraId="7AF1B966" w14:textId="77777777" w:rsidR="00732DA7" w:rsidRPr="005307D9" w:rsidRDefault="00732DA7" w:rsidP="00732DA7">
      <w:pPr>
        <w:rPr>
          <w:rFonts w:ascii="Bookman Old Style" w:eastAsia="Times New Roman" w:hAnsi="Bookman Old Style"/>
        </w:rPr>
      </w:pPr>
    </w:p>
    <w:p w14:paraId="2662812E" w14:textId="77777777" w:rsidR="00732DA7" w:rsidRPr="005307D9" w:rsidRDefault="00732DA7" w:rsidP="00732DA7">
      <w:pPr>
        <w:pStyle w:val="NormalWeb"/>
        <w:numPr>
          <w:ilvl w:val="0"/>
          <w:numId w:val="43"/>
        </w:numPr>
        <w:spacing w:before="0" w:beforeAutospacing="0" w:after="0" w:afterAutospacing="0"/>
        <w:ind w:left="360"/>
        <w:textAlignment w:val="baseline"/>
        <w:rPr>
          <w:rFonts w:ascii="Bookman Old Style" w:hAnsi="Bookman Old Style"/>
          <w:color w:val="000000"/>
        </w:rPr>
      </w:pPr>
      <w:r w:rsidRPr="005307D9">
        <w:rPr>
          <w:rFonts w:ascii="Bookman Old Style" w:hAnsi="Bookman Old Style"/>
          <w:color w:val="000000"/>
        </w:rPr>
        <w:t xml:space="preserve">yum install </w:t>
      </w:r>
      <w:proofErr w:type="spellStart"/>
      <w:r w:rsidRPr="005307D9">
        <w:rPr>
          <w:rFonts w:ascii="Bookman Old Style" w:hAnsi="Bookman Old Style"/>
          <w:color w:val="000000"/>
        </w:rPr>
        <w:t>adcli</w:t>
      </w:r>
      <w:proofErr w:type="spellEnd"/>
      <w:r w:rsidRPr="005307D9">
        <w:rPr>
          <w:rFonts w:ascii="Bookman Old Style" w:hAnsi="Bookman Old Style"/>
          <w:color w:val="000000"/>
        </w:rPr>
        <w:t xml:space="preserve"> </w:t>
      </w:r>
    </w:p>
    <w:p w14:paraId="2C0296C2" w14:textId="77777777" w:rsidR="00732DA7" w:rsidRPr="005307D9" w:rsidRDefault="00732DA7" w:rsidP="00732DA7">
      <w:pPr>
        <w:pStyle w:val="NormalWeb"/>
        <w:numPr>
          <w:ilvl w:val="0"/>
          <w:numId w:val="43"/>
        </w:numPr>
        <w:spacing w:before="0" w:beforeAutospacing="0" w:after="0" w:afterAutospacing="0"/>
        <w:ind w:left="360"/>
        <w:textAlignment w:val="baseline"/>
        <w:rPr>
          <w:rFonts w:ascii="Bookman Old Style" w:hAnsi="Bookman Old Style"/>
          <w:color w:val="000000"/>
        </w:rPr>
      </w:pPr>
      <w:proofErr w:type="spellStart"/>
      <w:r w:rsidRPr="005307D9">
        <w:rPr>
          <w:rFonts w:ascii="Bookman Old Style" w:hAnsi="Bookman Old Style"/>
          <w:color w:val="000000"/>
        </w:rPr>
        <w:t>adcli</w:t>
      </w:r>
      <w:proofErr w:type="spellEnd"/>
      <w:r w:rsidRPr="005307D9">
        <w:rPr>
          <w:rFonts w:ascii="Bookman Old Style" w:hAnsi="Bookman Old Style"/>
          <w:color w:val="000000"/>
        </w:rPr>
        <w:t xml:space="preserve"> </w:t>
      </w:r>
      <w:r>
        <w:rPr>
          <w:rFonts w:ascii="Bookman Old Style" w:hAnsi="Bookman Old Style"/>
          <w:color w:val="000000"/>
        </w:rPr>
        <w:t xml:space="preserve">info </w:t>
      </w:r>
      <w:r w:rsidRPr="005307D9">
        <w:rPr>
          <w:rFonts w:ascii="Bookman Old Style" w:hAnsi="Bookman Old Style"/>
          <w:color w:val="000000"/>
        </w:rPr>
        <w:t xml:space="preserve">&lt;domain&gt; </w:t>
      </w:r>
    </w:p>
    <w:p w14:paraId="7A5E4A2B" w14:textId="77777777" w:rsidR="00732DA7" w:rsidRDefault="00732DA7" w:rsidP="00732DA7">
      <w:pPr>
        <w:pStyle w:val="NormalWeb"/>
        <w:spacing w:before="0" w:beforeAutospacing="0" w:after="0" w:afterAutospacing="0"/>
        <w:rPr>
          <w:rFonts w:ascii="Bookman Old Style" w:hAnsi="Bookman Old Style"/>
          <w:color w:val="000000"/>
        </w:rPr>
      </w:pPr>
    </w:p>
    <w:p w14:paraId="0E504E95" w14:textId="77777777" w:rsidR="00732DA7" w:rsidRPr="0060539A" w:rsidRDefault="00732DA7" w:rsidP="00732DA7">
      <w:pPr>
        <w:pStyle w:val="NormalWeb"/>
        <w:spacing w:before="0" w:beforeAutospacing="0" w:after="0" w:afterAutospacing="0"/>
        <w:rPr>
          <w:rFonts w:ascii="Courier New" w:hAnsi="Courier New" w:cs="Courier New"/>
          <w:sz w:val="20"/>
          <w:szCs w:val="20"/>
          <w:lang w:val="es-CO"/>
        </w:rPr>
      </w:pPr>
      <w:r w:rsidRPr="0060539A">
        <w:rPr>
          <w:rFonts w:ascii="Courier New" w:hAnsi="Courier New" w:cs="Courier New"/>
          <w:color w:val="000000"/>
          <w:sz w:val="20"/>
          <w:szCs w:val="20"/>
          <w:lang w:val="es-CO"/>
        </w:rPr>
        <w:t xml:space="preserve">[root@ad-testmachine1 ~]# </w:t>
      </w:r>
      <w:proofErr w:type="spellStart"/>
      <w:r w:rsidRPr="0060539A">
        <w:rPr>
          <w:rFonts w:ascii="Courier New" w:hAnsi="Courier New" w:cs="Courier New"/>
          <w:color w:val="000000"/>
          <w:sz w:val="20"/>
          <w:szCs w:val="20"/>
          <w:lang w:val="es-CO"/>
        </w:rPr>
        <w:t>adcli</w:t>
      </w:r>
      <w:proofErr w:type="spellEnd"/>
      <w:r w:rsidRPr="0060539A">
        <w:rPr>
          <w:rFonts w:ascii="Courier New" w:hAnsi="Courier New" w:cs="Courier New"/>
          <w:color w:val="000000"/>
          <w:sz w:val="20"/>
          <w:szCs w:val="20"/>
          <w:lang w:val="es-CO"/>
        </w:rPr>
        <w:t xml:space="preserve"> </w:t>
      </w:r>
      <w:proofErr w:type="spellStart"/>
      <w:r w:rsidRPr="0060539A">
        <w:rPr>
          <w:rFonts w:ascii="Courier New" w:hAnsi="Courier New" w:cs="Courier New"/>
          <w:color w:val="000000"/>
          <w:sz w:val="20"/>
          <w:szCs w:val="20"/>
          <w:lang w:val="es-CO"/>
        </w:rPr>
        <w:t>info</w:t>
      </w:r>
      <w:proofErr w:type="spellEnd"/>
      <w:r w:rsidRPr="0060539A">
        <w:rPr>
          <w:rFonts w:ascii="Courier New" w:hAnsi="Courier New" w:cs="Courier New"/>
          <w:color w:val="000000"/>
          <w:sz w:val="20"/>
          <w:szCs w:val="20"/>
          <w:lang w:val="es-CO"/>
        </w:rPr>
        <w:t xml:space="preserve"> testad.com</w:t>
      </w:r>
    </w:p>
    <w:p w14:paraId="39E36074"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[domain]</w:t>
      </w:r>
    </w:p>
    <w:p w14:paraId="62F81010"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domain-name = testad.com</w:t>
      </w:r>
    </w:p>
    <w:p w14:paraId="618D326B"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domain-short = TESTAD</w:t>
      </w:r>
    </w:p>
    <w:p w14:paraId="00D40F56"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domain-forest = testad.com</w:t>
      </w:r>
    </w:p>
    <w:p w14:paraId="625D0F43"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domain-controller = rtp-testad01.testad.com</w:t>
      </w:r>
    </w:p>
    <w:p w14:paraId="271F5FF3"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domain-controller-site = Default-First-Site-Name</w:t>
      </w:r>
    </w:p>
    <w:p w14:paraId="79B0ADB6"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 xml:space="preserve">domain-controller-flags = </w:t>
      </w:r>
      <w:proofErr w:type="spellStart"/>
      <w:r w:rsidRPr="00466057">
        <w:rPr>
          <w:rFonts w:ascii="Courier New" w:hAnsi="Courier New" w:cs="Courier New"/>
          <w:color w:val="000000"/>
          <w:sz w:val="20"/>
          <w:szCs w:val="20"/>
        </w:rPr>
        <w:t>pdc</w:t>
      </w:r>
      <w:proofErr w:type="spellEnd"/>
      <w:r w:rsidRPr="00466057">
        <w:rPr>
          <w:rFonts w:ascii="Courier New" w:hAnsi="Courier New" w:cs="Courier New"/>
          <w:color w:val="000000"/>
          <w:sz w:val="20"/>
          <w:szCs w:val="20"/>
        </w:rPr>
        <w:t xml:space="preserve"> </w:t>
      </w:r>
      <w:proofErr w:type="spellStart"/>
      <w:r w:rsidRPr="00466057">
        <w:rPr>
          <w:rFonts w:ascii="Courier New" w:hAnsi="Courier New" w:cs="Courier New"/>
          <w:color w:val="000000"/>
          <w:sz w:val="20"/>
          <w:szCs w:val="20"/>
        </w:rPr>
        <w:t>gc</w:t>
      </w:r>
      <w:proofErr w:type="spellEnd"/>
      <w:r w:rsidRPr="00466057">
        <w:rPr>
          <w:rFonts w:ascii="Courier New" w:hAnsi="Courier New" w:cs="Courier New"/>
          <w:color w:val="000000"/>
          <w:sz w:val="20"/>
          <w:szCs w:val="20"/>
        </w:rPr>
        <w:t xml:space="preserve"> </w:t>
      </w:r>
      <w:proofErr w:type="spellStart"/>
      <w:r w:rsidRPr="00466057">
        <w:rPr>
          <w:rFonts w:ascii="Courier New" w:hAnsi="Courier New" w:cs="Courier New"/>
          <w:color w:val="000000"/>
          <w:sz w:val="20"/>
          <w:szCs w:val="20"/>
        </w:rPr>
        <w:t>ldap</w:t>
      </w:r>
      <w:proofErr w:type="spellEnd"/>
      <w:r w:rsidRPr="00466057">
        <w:rPr>
          <w:rFonts w:ascii="Courier New" w:hAnsi="Courier New" w:cs="Courier New"/>
          <w:color w:val="000000"/>
          <w:sz w:val="20"/>
          <w:szCs w:val="20"/>
        </w:rPr>
        <w:t xml:space="preserve"> ds </w:t>
      </w:r>
      <w:proofErr w:type="spellStart"/>
      <w:r w:rsidRPr="00466057">
        <w:rPr>
          <w:rFonts w:ascii="Courier New" w:hAnsi="Courier New" w:cs="Courier New"/>
          <w:color w:val="000000"/>
          <w:sz w:val="20"/>
          <w:szCs w:val="20"/>
        </w:rPr>
        <w:t>kdc</w:t>
      </w:r>
      <w:proofErr w:type="spellEnd"/>
      <w:r w:rsidRPr="00466057">
        <w:rPr>
          <w:rFonts w:ascii="Courier New" w:hAnsi="Courier New" w:cs="Courier New"/>
          <w:color w:val="000000"/>
          <w:sz w:val="20"/>
          <w:szCs w:val="20"/>
        </w:rPr>
        <w:t xml:space="preserve"> </w:t>
      </w:r>
      <w:proofErr w:type="spellStart"/>
      <w:r w:rsidRPr="00466057">
        <w:rPr>
          <w:rFonts w:ascii="Courier New" w:hAnsi="Courier New" w:cs="Courier New"/>
          <w:color w:val="000000"/>
          <w:sz w:val="20"/>
          <w:szCs w:val="20"/>
        </w:rPr>
        <w:t>timeserv</w:t>
      </w:r>
      <w:proofErr w:type="spellEnd"/>
      <w:r w:rsidRPr="00466057">
        <w:rPr>
          <w:rFonts w:ascii="Courier New" w:hAnsi="Courier New" w:cs="Courier New"/>
          <w:color w:val="000000"/>
          <w:sz w:val="20"/>
          <w:szCs w:val="20"/>
        </w:rPr>
        <w:t xml:space="preserve"> closest writable full-secret ads-web</w:t>
      </w:r>
    </w:p>
    <w:p w14:paraId="0A05276A"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domain-controller-usable = yes</w:t>
      </w:r>
    </w:p>
    <w:p w14:paraId="02C5D093"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domain-controllers = rtp-testad01.testad.com</w:t>
      </w:r>
    </w:p>
    <w:p w14:paraId="79DF3A51"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[computer]</w:t>
      </w:r>
    </w:p>
    <w:p w14:paraId="03CD27FF" w14:textId="77777777" w:rsidR="00732DA7" w:rsidRPr="00466057" w:rsidRDefault="00732DA7" w:rsidP="00732DA7">
      <w:pPr>
        <w:pStyle w:val="NormalWeb"/>
        <w:spacing w:before="0" w:beforeAutospacing="0" w:after="0" w:afterAutospacing="0"/>
        <w:rPr>
          <w:rFonts w:ascii="Courier New" w:hAnsi="Courier New" w:cs="Courier New"/>
          <w:sz w:val="20"/>
          <w:szCs w:val="20"/>
        </w:rPr>
      </w:pPr>
      <w:r w:rsidRPr="00466057">
        <w:rPr>
          <w:rFonts w:ascii="Courier New" w:hAnsi="Courier New" w:cs="Courier New"/>
          <w:color w:val="000000"/>
          <w:sz w:val="20"/>
          <w:szCs w:val="20"/>
        </w:rPr>
        <w:t>computer-site = Default-First-Site-Name</w:t>
      </w:r>
    </w:p>
    <w:p w14:paraId="708421B3" w14:textId="77777777" w:rsidR="00732DA7" w:rsidRPr="005307D9" w:rsidRDefault="00732DA7" w:rsidP="00732DA7">
      <w:pPr>
        <w:rPr>
          <w:rFonts w:ascii="Bookman Old Style" w:eastAsia="Times New Roman" w:hAnsi="Bookman Old Style"/>
        </w:rPr>
      </w:pPr>
    </w:p>
    <w:p w14:paraId="180DB57C" w14:textId="77777777" w:rsidR="00732DA7" w:rsidRPr="005307D9" w:rsidRDefault="00732DA7" w:rsidP="00732DA7">
      <w:pPr>
        <w:pStyle w:val="NormalWeb"/>
        <w:numPr>
          <w:ilvl w:val="0"/>
          <w:numId w:val="44"/>
        </w:numPr>
        <w:spacing w:before="0" w:beforeAutospacing="0" w:after="0" w:afterAutospacing="0"/>
        <w:ind w:left="360"/>
        <w:textAlignment w:val="baseline"/>
        <w:rPr>
          <w:rFonts w:ascii="Bookman Old Style" w:hAnsi="Bookman Old Style"/>
          <w:color w:val="000000"/>
        </w:rPr>
      </w:pPr>
      <w:r w:rsidRPr="005307D9">
        <w:rPr>
          <w:rFonts w:ascii="Bookman Old Style" w:hAnsi="Bookman Old Style"/>
          <w:color w:val="000000"/>
        </w:rPr>
        <w:t>Join the domain using a user who has privilege to join computer on the OU</w:t>
      </w:r>
    </w:p>
    <w:p w14:paraId="60F8076C" w14:textId="77777777" w:rsidR="00732DA7" w:rsidRDefault="00732DA7" w:rsidP="00732DA7">
      <w:pPr>
        <w:pStyle w:val="NormalWeb"/>
        <w:spacing w:before="0" w:beforeAutospacing="0" w:after="0" w:afterAutospacing="0"/>
        <w:rPr>
          <w:rFonts w:ascii="Courier New" w:hAnsi="Courier New" w:cs="Courier New"/>
          <w:color w:val="000000"/>
        </w:rPr>
      </w:pPr>
    </w:p>
    <w:p w14:paraId="2641AEF9" w14:textId="77777777" w:rsidR="00732DA7" w:rsidRPr="00466057" w:rsidRDefault="00732DA7" w:rsidP="00732DA7">
      <w:pPr>
        <w:pStyle w:val="NormalWeb"/>
        <w:spacing w:before="0" w:beforeAutospacing="0" w:after="0" w:afterAutospacing="0"/>
        <w:rPr>
          <w:rFonts w:ascii="Courier New" w:hAnsi="Courier New" w:cs="Courier New"/>
          <w:color w:val="000000"/>
        </w:rPr>
      </w:pPr>
      <w:proofErr w:type="spellStart"/>
      <w:r w:rsidRPr="00466057">
        <w:rPr>
          <w:rFonts w:ascii="Courier New" w:hAnsi="Courier New" w:cs="Courier New"/>
          <w:color w:val="000000"/>
        </w:rPr>
        <w:t>adcli</w:t>
      </w:r>
      <w:proofErr w:type="spellEnd"/>
      <w:r w:rsidRPr="00466057">
        <w:rPr>
          <w:rFonts w:ascii="Courier New" w:hAnsi="Courier New" w:cs="Courier New"/>
          <w:color w:val="000000"/>
        </w:rPr>
        <w:t xml:space="preserve"> join -v --domain-controller=&lt;</w:t>
      </w:r>
      <w:proofErr w:type="spellStart"/>
      <w:r w:rsidRPr="00466057">
        <w:rPr>
          <w:rFonts w:ascii="Courier New" w:hAnsi="Courier New" w:cs="Courier New"/>
          <w:color w:val="000000"/>
        </w:rPr>
        <w:t>ip</w:t>
      </w:r>
      <w:proofErr w:type="spellEnd"/>
      <w:r w:rsidRPr="00466057">
        <w:rPr>
          <w:rFonts w:ascii="Courier New" w:hAnsi="Courier New" w:cs="Courier New"/>
          <w:color w:val="000000"/>
        </w:rPr>
        <w:t>&gt; --domain-</w:t>
      </w:r>
      <w:proofErr w:type="spellStart"/>
      <w:r w:rsidRPr="00466057">
        <w:rPr>
          <w:rFonts w:ascii="Courier New" w:hAnsi="Courier New" w:cs="Courier New"/>
          <w:color w:val="000000"/>
        </w:rPr>
        <w:t>ou</w:t>
      </w:r>
      <w:proofErr w:type="spellEnd"/>
      <w:r w:rsidRPr="00466057">
        <w:rPr>
          <w:rFonts w:ascii="Courier New" w:hAnsi="Courier New" w:cs="Courier New"/>
          <w:color w:val="000000"/>
        </w:rPr>
        <w:t>="</w:t>
      </w:r>
      <w:proofErr w:type="spellStart"/>
      <w:r w:rsidRPr="00466057">
        <w:rPr>
          <w:rFonts w:ascii="Courier New" w:hAnsi="Courier New" w:cs="Courier New"/>
          <w:color w:val="000000"/>
        </w:rPr>
        <w:t>Millicom</w:t>
      </w:r>
      <w:proofErr w:type="spellEnd"/>
      <w:r w:rsidRPr="00466057">
        <w:rPr>
          <w:rFonts w:ascii="Courier New" w:hAnsi="Courier New" w:cs="Courier New"/>
          <w:color w:val="000000"/>
        </w:rPr>
        <w:t>-Test-</w:t>
      </w:r>
      <w:proofErr w:type="gramStart"/>
      <w:r w:rsidRPr="00466057">
        <w:rPr>
          <w:rFonts w:ascii="Courier New" w:hAnsi="Courier New" w:cs="Courier New"/>
          <w:color w:val="000000"/>
        </w:rPr>
        <w:t>OU,OU</w:t>
      </w:r>
      <w:proofErr w:type="gramEnd"/>
      <w:r w:rsidRPr="00466057">
        <w:rPr>
          <w:rFonts w:ascii="Courier New" w:hAnsi="Courier New" w:cs="Courier New"/>
          <w:color w:val="000000"/>
        </w:rPr>
        <w:t>=servers" --login-user="&lt;user&gt;"</w:t>
      </w:r>
    </w:p>
    <w:p w14:paraId="40E26025" w14:textId="77777777" w:rsidR="00732DA7" w:rsidRPr="00466057" w:rsidRDefault="00732DA7" w:rsidP="00732DA7">
      <w:pPr>
        <w:pStyle w:val="NormalWeb"/>
        <w:spacing w:before="0" w:beforeAutospacing="0" w:after="0" w:afterAutospacing="0"/>
        <w:rPr>
          <w:rFonts w:ascii="Courier New" w:hAnsi="Courier New" w:cs="Courier New"/>
        </w:rPr>
      </w:pPr>
    </w:p>
    <w:p w14:paraId="478F558A"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Sending </w:t>
      </w:r>
      <w:proofErr w:type="spellStart"/>
      <w:r w:rsidRPr="00466057">
        <w:rPr>
          <w:rFonts w:ascii="Courier New" w:hAnsi="Courier New" w:cs="Courier New"/>
          <w:color w:val="000000"/>
          <w:sz w:val="20"/>
          <w:szCs w:val="20"/>
        </w:rPr>
        <w:t>netlogon</w:t>
      </w:r>
      <w:proofErr w:type="spellEnd"/>
      <w:r w:rsidRPr="00466057">
        <w:rPr>
          <w:rFonts w:ascii="Courier New" w:hAnsi="Courier New" w:cs="Courier New"/>
          <w:color w:val="000000"/>
          <w:sz w:val="20"/>
          <w:szCs w:val="20"/>
        </w:rPr>
        <w:t xml:space="preserve"> pings to domain controller: cldap://10.11.12.7</w:t>
      </w:r>
    </w:p>
    <w:p w14:paraId="60D170C3"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Received </w:t>
      </w:r>
      <w:proofErr w:type="spellStart"/>
      <w:r w:rsidRPr="00466057">
        <w:rPr>
          <w:rFonts w:ascii="Courier New" w:hAnsi="Courier New" w:cs="Courier New"/>
          <w:color w:val="000000"/>
          <w:sz w:val="20"/>
          <w:szCs w:val="20"/>
        </w:rPr>
        <w:t>NetLogon</w:t>
      </w:r>
      <w:proofErr w:type="spellEnd"/>
      <w:r w:rsidRPr="00466057">
        <w:rPr>
          <w:rFonts w:ascii="Courier New" w:hAnsi="Courier New" w:cs="Courier New"/>
          <w:color w:val="000000"/>
          <w:sz w:val="20"/>
          <w:szCs w:val="20"/>
        </w:rPr>
        <w:t xml:space="preserve"> info from: rtp-testad01.testad.com</w:t>
      </w:r>
    </w:p>
    <w:p w14:paraId="5DDFDCAD"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Discovered domain name: testad.com</w:t>
      </w:r>
    </w:p>
    <w:p w14:paraId="7021D201"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Calculated computer account name from </w:t>
      </w:r>
      <w:proofErr w:type="spellStart"/>
      <w:r w:rsidRPr="00466057">
        <w:rPr>
          <w:rFonts w:ascii="Courier New" w:hAnsi="Courier New" w:cs="Courier New"/>
          <w:color w:val="000000"/>
          <w:sz w:val="20"/>
          <w:szCs w:val="20"/>
        </w:rPr>
        <w:t>fqdn</w:t>
      </w:r>
      <w:proofErr w:type="spellEnd"/>
      <w:r w:rsidRPr="00466057">
        <w:rPr>
          <w:rFonts w:ascii="Courier New" w:hAnsi="Courier New" w:cs="Courier New"/>
          <w:color w:val="000000"/>
          <w:sz w:val="20"/>
          <w:szCs w:val="20"/>
        </w:rPr>
        <w:t>: AD-TESTMACHINE1</w:t>
      </w:r>
    </w:p>
    <w:p w14:paraId="5C82658D"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Calculated domain realm from name: TESTAD.COM</w:t>
      </w:r>
    </w:p>
    <w:p w14:paraId="117EAF5D"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Wrote out krb5.conf snippet to /</w:t>
      </w:r>
      <w:proofErr w:type="spellStart"/>
      <w:r w:rsidRPr="00466057">
        <w:rPr>
          <w:rFonts w:ascii="Courier New" w:hAnsi="Courier New" w:cs="Courier New"/>
          <w:color w:val="000000"/>
          <w:sz w:val="20"/>
          <w:szCs w:val="20"/>
        </w:rPr>
        <w:t>tmp</w:t>
      </w:r>
      <w:proofErr w:type="spellEnd"/>
      <w:r w:rsidRPr="00466057">
        <w:rPr>
          <w:rFonts w:ascii="Courier New" w:hAnsi="Courier New" w:cs="Courier New"/>
          <w:color w:val="000000"/>
          <w:sz w:val="20"/>
          <w:szCs w:val="20"/>
        </w:rPr>
        <w:t>/adcli-krb5-rH6Uxd/krb5.d/adcli-krb5-conf-aOklHf</w:t>
      </w:r>
    </w:p>
    <w:p w14:paraId="441A2DCB"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Password for millicom-user@TESTAD.COM:</w:t>
      </w:r>
    </w:p>
    <w:p w14:paraId="3B5BA8A0"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Authenticated as user: millicom-user@TESTAD.COM</w:t>
      </w:r>
    </w:p>
    <w:p w14:paraId="4660E0D6"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Looked up short domain name: TESTAD</w:t>
      </w:r>
    </w:p>
    <w:p w14:paraId="0D9E3C00"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Using fully qualified name: ad-testmachine1</w:t>
      </w:r>
    </w:p>
    <w:p w14:paraId="0A707FB4"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Using domain name: testad.com</w:t>
      </w:r>
    </w:p>
    <w:p w14:paraId="18DFDC9B"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Using computer account name: AD-TESTMACHINE1</w:t>
      </w:r>
    </w:p>
    <w:p w14:paraId="5F1EF355"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Using domain realm: testad.com</w:t>
      </w:r>
    </w:p>
    <w:p w14:paraId="4169F997"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[logging]</w:t>
      </w:r>
    </w:p>
    <w:p w14:paraId="1998FD69"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Calculated computer account name from </w:t>
      </w:r>
      <w:proofErr w:type="spellStart"/>
      <w:r w:rsidRPr="00466057">
        <w:rPr>
          <w:rFonts w:ascii="Courier New" w:hAnsi="Courier New" w:cs="Courier New"/>
          <w:color w:val="000000"/>
          <w:sz w:val="20"/>
          <w:szCs w:val="20"/>
        </w:rPr>
        <w:t>fqdn</w:t>
      </w:r>
      <w:proofErr w:type="spellEnd"/>
      <w:r w:rsidRPr="00466057">
        <w:rPr>
          <w:rFonts w:ascii="Courier New" w:hAnsi="Courier New" w:cs="Courier New"/>
          <w:color w:val="000000"/>
          <w:sz w:val="20"/>
          <w:szCs w:val="20"/>
        </w:rPr>
        <w:t>: AD-TESTMACHINE1</w:t>
      </w:r>
    </w:p>
    <w:p w14:paraId="1D3E59AC"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Generated </w:t>
      </w:r>
      <w:proofErr w:type="gramStart"/>
      <w:r w:rsidRPr="00466057">
        <w:rPr>
          <w:rFonts w:ascii="Courier New" w:hAnsi="Courier New" w:cs="Courier New"/>
          <w:color w:val="000000"/>
          <w:sz w:val="20"/>
          <w:szCs w:val="20"/>
        </w:rPr>
        <w:t>120 character</w:t>
      </w:r>
      <w:proofErr w:type="gramEnd"/>
      <w:r w:rsidRPr="00466057">
        <w:rPr>
          <w:rFonts w:ascii="Courier New" w:hAnsi="Courier New" w:cs="Courier New"/>
          <w:color w:val="000000"/>
          <w:sz w:val="20"/>
          <w:szCs w:val="20"/>
        </w:rPr>
        <w:t xml:space="preserve"> computer password</w:t>
      </w:r>
    </w:p>
    <w:p w14:paraId="7C02DB9F"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Using </w:t>
      </w:r>
      <w:proofErr w:type="spellStart"/>
      <w:r w:rsidRPr="00466057">
        <w:rPr>
          <w:rFonts w:ascii="Courier New" w:hAnsi="Courier New" w:cs="Courier New"/>
          <w:color w:val="000000"/>
          <w:sz w:val="20"/>
          <w:szCs w:val="20"/>
        </w:rPr>
        <w:t>keytab</w:t>
      </w:r>
      <w:proofErr w:type="spellEnd"/>
      <w:r w:rsidRPr="00466057">
        <w:rPr>
          <w:rFonts w:ascii="Courier New" w:hAnsi="Courier New" w:cs="Courier New"/>
          <w:color w:val="000000"/>
          <w:sz w:val="20"/>
          <w:szCs w:val="20"/>
        </w:rPr>
        <w:t>: FILE:/etc/krb5.keytab</w:t>
      </w:r>
    </w:p>
    <w:p w14:paraId="14B04F30"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Computer account for AD-TESTMACHINE1$ does not exist</w:t>
      </w:r>
    </w:p>
    <w:p w14:paraId="4ADA919E"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Couldn't find a computer container in the </w:t>
      </w:r>
      <w:proofErr w:type="spellStart"/>
      <w:r w:rsidRPr="00466057">
        <w:rPr>
          <w:rFonts w:ascii="Courier New" w:hAnsi="Courier New" w:cs="Courier New"/>
          <w:color w:val="000000"/>
          <w:sz w:val="20"/>
          <w:szCs w:val="20"/>
        </w:rPr>
        <w:t>ou</w:t>
      </w:r>
      <w:proofErr w:type="spellEnd"/>
      <w:r w:rsidRPr="00466057">
        <w:rPr>
          <w:rFonts w:ascii="Courier New" w:hAnsi="Courier New" w:cs="Courier New"/>
          <w:color w:val="000000"/>
          <w:sz w:val="20"/>
          <w:szCs w:val="20"/>
        </w:rPr>
        <w:t>, creating computer account directly in: OU=</w:t>
      </w:r>
      <w:proofErr w:type="spellStart"/>
      <w:r w:rsidRPr="00466057">
        <w:rPr>
          <w:rFonts w:ascii="Courier New" w:hAnsi="Courier New" w:cs="Courier New"/>
          <w:color w:val="000000"/>
          <w:sz w:val="20"/>
          <w:szCs w:val="20"/>
        </w:rPr>
        <w:t>Millicom</w:t>
      </w:r>
      <w:proofErr w:type="spellEnd"/>
      <w:r w:rsidRPr="00466057">
        <w:rPr>
          <w:rFonts w:ascii="Courier New" w:hAnsi="Courier New" w:cs="Courier New"/>
          <w:color w:val="000000"/>
          <w:sz w:val="20"/>
          <w:szCs w:val="20"/>
        </w:rPr>
        <w:t>-Test-</w:t>
      </w:r>
      <w:proofErr w:type="gramStart"/>
      <w:r w:rsidRPr="00466057">
        <w:rPr>
          <w:rFonts w:ascii="Courier New" w:hAnsi="Courier New" w:cs="Courier New"/>
          <w:color w:val="000000"/>
          <w:sz w:val="20"/>
          <w:szCs w:val="20"/>
        </w:rPr>
        <w:t>OU,DC</w:t>
      </w:r>
      <w:proofErr w:type="gramEnd"/>
      <w:r w:rsidRPr="00466057">
        <w:rPr>
          <w:rFonts w:ascii="Courier New" w:hAnsi="Courier New" w:cs="Courier New"/>
          <w:color w:val="000000"/>
          <w:sz w:val="20"/>
          <w:szCs w:val="20"/>
        </w:rPr>
        <w:t>=</w:t>
      </w:r>
      <w:proofErr w:type="spellStart"/>
      <w:r w:rsidRPr="00466057">
        <w:rPr>
          <w:rFonts w:ascii="Courier New" w:hAnsi="Courier New" w:cs="Courier New"/>
          <w:color w:val="000000"/>
          <w:sz w:val="20"/>
          <w:szCs w:val="20"/>
        </w:rPr>
        <w:t>testad,DC</w:t>
      </w:r>
      <w:proofErr w:type="spellEnd"/>
      <w:r w:rsidRPr="00466057">
        <w:rPr>
          <w:rFonts w:ascii="Courier New" w:hAnsi="Courier New" w:cs="Courier New"/>
          <w:color w:val="000000"/>
          <w:sz w:val="20"/>
          <w:szCs w:val="20"/>
        </w:rPr>
        <w:t>=com</w:t>
      </w:r>
    </w:p>
    <w:p w14:paraId="3E11488B"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Calculated computer account: CN=AD-TESTMACHINE</w:t>
      </w:r>
      <w:proofErr w:type="gramStart"/>
      <w:r w:rsidRPr="00466057">
        <w:rPr>
          <w:rFonts w:ascii="Courier New" w:hAnsi="Courier New" w:cs="Courier New"/>
          <w:color w:val="000000"/>
          <w:sz w:val="20"/>
          <w:szCs w:val="20"/>
        </w:rPr>
        <w:t>1,OU</w:t>
      </w:r>
      <w:proofErr w:type="gramEnd"/>
      <w:r w:rsidRPr="00466057">
        <w:rPr>
          <w:rFonts w:ascii="Courier New" w:hAnsi="Courier New" w:cs="Courier New"/>
          <w:color w:val="000000"/>
          <w:sz w:val="20"/>
          <w:szCs w:val="20"/>
        </w:rPr>
        <w:t>=</w:t>
      </w:r>
      <w:proofErr w:type="spellStart"/>
      <w:r w:rsidRPr="00466057">
        <w:rPr>
          <w:rFonts w:ascii="Courier New" w:hAnsi="Courier New" w:cs="Courier New"/>
          <w:color w:val="000000"/>
          <w:sz w:val="20"/>
          <w:szCs w:val="20"/>
        </w:rPr>
        <w:t>Millicom</w:t>
      </w:r>
      <w:proofErr w:type="spellEnd"/>
      <w:r w:rsidRPr="00466057">
        <w:rPr>
          <w:rFonts w:ascii="Courier New" w:hAnsi="Courier New" w:cs="Courier New"/>
          <w:color w:val="000000"/>
          <w:sz w:val="20"/>
          <w:szCs w:val="20"/>
        </w:rPr>
        <w:t>-Test-OU,DC=</w:t>
      </w:r>
      <w:proofErr w:type="spellStart"/>
      <w:r w:rsidRPr="00466057">
        <w:rPr>
          <w:rFonts w:ascii="Courier New" w:hAnsi="Courier New" w:cs="Courier New"/>
          <w:color w:val="000000"/>
          <w:sz w:val="20"/>
          <w:szCs w:val="20"/>
        </w:rPr>
        <w:t>testad,DC</w:t>
      </w:r>
      <w:proofErr w:type="spellEnd"/>
      <w:r w:rsidRPr="00466057">
        <w:rPr>
          <w:rFonts w:ascii="Courier New" w:hAnsi="Courier New" w:cs="Courier New"/>
          <w:color w:val="000000"/>
          <w:sz w:val="20"/>
          <w:szCs w:val="20"/>
        </w:rPr>
        <w:t>=com</w:t>
      </w:r>
    </w:p>
    <w:p w14:paraId="3818D6C9"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lastRenderedPageBreak/>
        <w:t>* Created computer account: CN=AD-TESTMACHINE</w:t>
      </w:r>
      <w:proofErr w:type="gramStart"/>
      <w:r w:rsidRPr="00466057">
        <w:rPr>
          <w:rFonts w:ascii="Courier New" w:hAnsi="Courier New" w:cs="Courier New"/>
          <w:color w:val="000000"/>
          <w:sz w:val="20"/>
          <w:szCs w:val="20"/>
        </w:rPr>
        <w:t>1,OU</w:t>
      </w:r>
      <w:proofErr w:type="gramEnd"/>
      <w:r w:rsidRPr="00466057">
        <w:rPr>
          <w:rFonts w:ascii="Courier New" w:hAnsi="Courier New" w:cs="Courier New"/>
          <w:color w:val="000000"/>
          <w:sz w:val="20"/>
          <w:szCs w:val="20"/>
        </w:rPr>
        <w:t>=</w:t>
      </w:r>
      <w:proofErr w:type="spellStart"/>
      <w:r w:rsidRPr="00466057">
        <w:rPr>
          <w:rFonts w:ascii="Courier New" w:hAnsi="Courier New" w:cs="Courier New"/>
          <w:color w:val="000000"/>
          <w:sz w:val="20"/>
          <w:szCs w:val="20"/>
        </w:rPr>
        <w:t>Millicom</w:t>
      </w:r>
      <w:proofErr w:type="spellEnd"/>
      <w:r w:rsidRPr="00466057">
        <w:rPr>
          <w:rFonts w:ascii="Courier New" w:hAnsi="Courier New" w:cs="Courier New"/>
          <w:color w:val="000000"/>
          <w:sz w:val="20"/>
          <w:szCs w:val="20"/>
        </w:rPr>
        <w:t>-Test-OU,DC=</w:t>
      </w:r>
      <w:proofErr w:type="spellStart"/>
      <w:r w:rsidRPr="00466057">
        <w:rPr>
          <w:rFonts w:ascii="Courier New" w:hAnsi="Courier New" w:cs="Courier New"/>
          <w:color w:val="000000"/>
          <w:sz w:val="20"/>
          <w:szCs w:val="20"/>
        </w:rPr>
        <w:t>testad,DC</w:t>
      </w:r>
      <w:proofErr w:type="spellEnd"/>
      <w:r w:rsidRPr="00466057">
        <w:rPr>
          <w:rFonts w:ascii="Courier New" w:hAnsi="Courier New" w:cs="Courier New"/>
          <w:color w:val="000000"/>
          <w:sz w:val="20"/>
          <w:szCs w:val="20"/>
        </w:rPr>
        <w:t>=com</w:t>
      </w:r>
    </w:p>
    <w:p w14:paraId="2BF4B224"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Set computer password</w:t>
      </w:r>
    </w:p>
    <w:p w14:paraId="6562CFBD"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Retrieved </w:t>
      </w:r>
      <w:proofErr w:type="spellStart"/>
      <w:r w:rsidRPr="00466057">
        <w:rPr>
          <w:rFonts w:ascii="Courier New" w:hAnsi="Courier New" w:cs="Courier New"/>
          <w:color w:val="000000"/>
          <w:sz w:val="20"/>
          <w:szCs w:val="20"/>
        </w:rPr>
        <w:t>kvno</w:t>
      </w:r>
      <w:proofErr w:type="spellEnd"/>
      <w:r w:rsidRPr="00466057">
        <w:rPr>
          <w:rFonts w:ascii="Courier New" w:hAnsi="Courier New" w:cs="Courier New"/>
          <w:color w:val="000000"/>
          <w:sz w:val="20"/>
          <w:szCs w:val="20"/>
        </w:rPr>
        <w:t xml:space="preserve"> '2' for computer account in directory: CN=AD-TESTMACHINE</w:t>
      </w:r>
      <w:proofErr w:type="gramStart"/>
      <w:r w:rsidRPr="00466057">
        <w:rPr>
          <w:rFonts w:ascii="Courier New" w:hAnsi="Courier New" w:cs="Courier New"/>
          <w:color w:val="000000"/>
          <w:sz w:val="20"/>
          <w:szCs w:val="20"/>
        </w:rPr>
        <w:t>1,OU</w:t>
      </w:r>
      <w:proofErr w:type="gramEnd"/>
      <w:r w:rsidRPr="00466057">
        <w:rPr>
          <w:rFonts w:ascii="Courier New" w:hAnsi="Courier New" w:cs="Courier New"/>
          <w:color w:val="000000"/>
          <w:sz w:val="20"/>
          <w:szCs w:val="20"/>
        </w:rPr>
        <w:t>=</w:t>
      </w:r>
      <w:proofErr w:type="spellStart"/>
      <w:r w:rsidRPr="00466057">
        <w:rPr>
          <w:rFonts w:ascii="Courier New" w:hAnsi="Courier New" w:cs="Courier New"/>
          <w:color w:val="000000"/>
          <w:sz w:val="20"/>
          <w:szCs w:val="20"/>
        </w:rPr>
        <w:t>Millicom</w:t>
      </w:r>
      <w:proofErr w:type="spellEnd"/>
      <w:r w:rsidRPr="00466057">
        <w:rPr>
          <w:rFonts w:ascii="Courier New" w:hAnsi="Courier New" w:cs="Courier New"/>
          <w:color w:val="000000"/>
          <w:sz w:val="20"/>
          <w:szCs w:val="20"/>
        </w:rPr>
        <w:t>-Test-OU,DC=</w:t>
      </w:r>
      <w:proofErr w:type="spellStart"/>
      <w:r w:rsidRPr="00466057">
        <w:rPr>
          <w:rFonts w:ascii="Courier New" w:hAnsi="Courier New" w:cs="Courier New"/>
          <w:color w:val="000000"/>
          <w:sz w:val="20"/>
          <w:szCs w:val="20"/>
        </w:rPr>
        <w:t>testad,DC</w:t>
      </w:r>
      <w:proofErr w:type="spellEnd"/>
      <w:r w:rsidRPr="00466057">
        <w:rPr>
          <w:rFonts w:ascii="Courier New" w:hAnsi="Courier New" w:cs="Courier New"/>
          <w:color w:val="000000"/>
          <w:sz w:val="20"/>
          <w:szCs w:val="20"/>
        </w:rPr>
        <w:t>=com</w:t>
      </w:r>
    </w:p>
    <w:p w14:paraId="1AC87C80"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Modifying computer account: </w:t>
      </w:r>
      <w:proofErr w:type="spellStart"/>
      <w:r w:rsidRPr="00466057">
        <w:rPr>
          <w:rFonts w:ascii="Courier New" w:hAnsi="Courier New" w:cs="Courier New"/>
          <w:color w:val="000000"/>
          <w:sz w:val="20"/>
          <w:szCs w:val="20"/>
        </w:rPr>
        <w:t>dNSHostName</w:t>
      </w:r>
      <w:proofErr w:type="spellEnd"/>
    </w:p>
    <w:p w14:paraId="185CF120"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Modifying computer account: </w:t>
      </w:r>
      <w:proofErr w:type="spellStart"/>
      <w:r w:rsidRPr="00466057">
        <w:rPr>
          <w:rFonts w:ascii="Courier New" w:hAnsi="Courier New" w:cs="Courier New"/>
          <w:color w:val="000000"/>
          <w:sz w:val="20"/>
          <w:szCs w:val="20"/>
        </w:rPr>
        <w:t>userAccountControl</w:t>
      </w:r>
      <w:proofErr w:type="spellEnd"/>
    </w:p>
    <w:p w14:paraId="409B1C10"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Modifying computer account: </w:t>
      </w:r>
      <w:proofErr w:type="spellStart"/>
      <w:r w:rsidRPr="00466057">
        <w:rPr>
          <w:rFonts w:ascii="Courier New" w:hAnsi="Courier New" w:cs="Courier New"/>
          <w:color w:val="000000"/>
          <w:sz w:val="20"/>
          <w:szCs w:val="20"/>
        </w:rPr>
        <w:t>operatingSystem</w:t>
      </w:r>
      <w:proofErr w:type="spellEnd"/>
      <w:r w:rsidRPr="00466057">
        <w:rPr>
          <w:rFonts w:ascii="Courier New" w:hAnsi="Courier New" w:cs="Courier New"/>
          <w:color w:val="000000"/>
          <w:sz w:val="20"/>
          <w:szCs w:val="20"/>
        </w:rPr>
        <w:t xml:space="preserve">, </w:t>
      </w:r>
      <w:proofErr w:type="spellStart"/>
      <w:r w:rsidRPr="00466057">
        <w:rPr>
          <w:rFonts w:ascii="Courier New" w:hAnsi="Courier New" w:cs="Courier New"/>
          <w:color w:val="000000"/>
          <w:sz w:val="20"/>
          <w:szCs w:val="20"/>
        </w:rPr>
        <w:t>operatingSystemVersion</w:t>
      </w:r>
      <w:proofErr w:type="spellEnd"/>
      <w:r w:rsidRPr="00466057">
        <w:rPr>
          <w:rFonts w:ascii="Courier New" w:hAnsi="Courier New" w:cs="Courier New"/>
          <w:color w:val="000000"/>
          <w:sz w:val="20"/>
          <w:szCs w:val="20"/>
        </w:rPr>
        <w:t xml:space="preserve">, </w:t>
      </w:r>
      <w:proofErr w:type="spellStart"/>
      <w:r w:rsidRPr="00466057">
        <w:rPr>
          <w:rFonts w:ascii="Courier New" w:hAnsi="Courier New" w:cs="Courier New"/>
          <w:color w:val="000000"/>
          <w:sz w:val="20"/>
          <w:szCs w:val="20"/>
        </w:rPr>
        <w:t>operatingSystemServicePack</w:t>
      </w:r>
      <w:proofErr w:type="spellEnd"/>
    </w:p>
    <w:p w14:paraId="19905793"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Modifying computer account: </w:t>
      </w:r>
      <w:proofErr w:type="spellStart"/>
      <w:r w:rsidRPr="00466057">
        <w:rPr>
          <w:rFonts w:ascii="Courier New" w:hAnsi="Courier New" w:cs="Courier New"/>
          <w:color w:val="000000"/>
          <w:sz w:val="20"/>
          <w:szCs w:val="20"/>
        </w:rPr>
        <w:t>userPrincipalName</w:t>
      </w:r>
      <w:proofErr w:type="spellEnd"/>
    </w:p>
    <w:p w14:paraId="517C5A00"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Couldn't set service principals on computer account CN=AD-TESTMACHINE</w:t>
      </w:r>
      <w:proofErr w:type="gramStart"/>
      <w:r w:rsidRPr="00466057">
        <w:rPr>
          <w:rFonts w:ascii="Courier New" w:hAnsi="Courier New" w:cs="Courier New"/>
          <w:color w:val="000000"/>
          <w:sz w:val="20"/>
          <w:szCs w:val="20"/>
        </w:rPr>
        <w:t>1,OU</w:t>
      </w:r>
      <w:proofErr w:type="gramEnd"/>
      <w:r w:rsidRPr="00466057">
        <w:rPr>
          <w:rFonts w:ascii="Courier New" w:hAnsi="Courier New" w:cs="Courier New"/>
          <w:color w:val="000000"/>
          <w:sz w:val="20"/>
          <w:szCs w:val="20"/>
        </w:rPr>
        <w:t>=</w:t>
      </w:r>
      <w:proofErr w:type="spellStart"/>
      <w:r w:rsidRPr="00466057">
        <w:rPr>
          <w:rFonts w:ascii="Courier New" w:hAnsi="Courier New" w:cs="Courier New"/>
          <w:color w:val="000000"/>
          <w:sz w:val="20"/>
          <w:szCs w:val="20"/>
        </w:rPr>
        <w:t>Millicom</w:t>
      </w:r>
      <w:proofErr w:type="spellEnd"/>
      <w:r w:rsidRPr="00466057">
        <w:rPr>
          <w:rFonts w:ascii="Courier New" w:hAnsi="Courier New" w:cs="Courier New"/>
          <w:color w:val="000000"/>
          <w:sz w:val="20"/>
          <w:szCs w:val="20"/>
        </w:rPr>
        <w:t>-Test-OU,DC=</w:t>
      </w:r>
      <w:proofErr w:type="spellStart"/>
      <w:r w:rsidRPr="00466057">
        <w:rPr>
          <w:rFonts w:ascii="Courier New" w:hAnsi="Courier New" w:cs="Courier New"/>
          <w:color w:val="000000"/>
          <w:sz w:val="20"/>
          <w:szCs w:val="20"/>
        </w:rPr>
        <w:t>testad,DC</w:t>
      </w:r>
      <w:proofErr w:type="spellEnd"/>
      <w:r w:rsidRPr="00466057">
        <w:rPr>
          <w:rFonts w:ascii="Courier New" w:hAnsi="Courier New" w:cs="Courier New"/>
          <w:color w:val="000000"/>
          <w:sz w:val="20"/>
          <w:szCs w:val="20"/>
        </w:rPr>
        <w:t xml:space="preserve">=com: 00002083: </w:t>
      </w:r>
      <w:proofErr w:type="spellStart"/>
      <w:r w:rsidRPr="00466057">
        <w:rPr>
          <w:rFonts w:ascii="Courier New" w:hAnsi="Courier New" w:cs="Courier New"/>
          <w:color w:val="000000"/>
          <w:sz w:val="20"/>
          <w:szCs w:val="20"/>
        </w:rPr>
        <w:t>AtrErr</w:t>
      </w:r>
      <w:proofErr w:type="spellEnd"/>
      <w:r w:rsidRPr="00466057">
        <w:rPr>
          <w:rFonts w:ascii="Courier New" w:hAnsi="Courier New" w:cs="Courier New"/>
          <w:color w:val="000000"/>
          <w:sz w:val="20"/>
          <w:szCs w:val="20"/>
        </w:rPr>
        <w:t>: DSID-03151785, #1:</w:t>
      </w:r>
    </w:p>
    <w:p w14:paraId="2A95834D"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Style w:val="apple-tab-span"/>
          <w:rFonts w:ascii="Courier New" w:hAnsi="Courier New" w:cs="Courier New"/>
          <w:color w:val="000000"/>
          <w:sz w:val="20"/>
          <w:szCs w:val="20"/>
        </w:rPr>
        <w:tab/>
      </w:r>
      <w:r w:rsidRPr="00466057">
        <w:rPr>
          <w:rFonts w:ascii="Courier New" w:hAnsi="Courier New" w:cs="Courier New"/>
          <w:color w:val="000000"/>
          <w:sz w:val="20"/>
          <w:szCs w:val="20"/>
        </w:rPr>
        <w:t xml:space="preserve">0: 00002083: DSID-03151785, problem 1006 (ATT_OR_VALUE_EXISTS), data 0, </w:t>
      </w:r>
      <w:proofErr w:type="spellStart"/>
      <w:r w:rsidRPr="00466057">
        <w:rPr>
          <w:rFonts w:ascii="Courier New" w:hAnsi="Courier New" w:cs="Courier New"/>
          <w:color w:val="000000"/>
          <w:sz w:val="20"/>
          <w:szCs w:val="20"/>
        </w:rPr>
        <w:t>Att</w:t>
      </w:r>
      <w:proofErr w:type="spellEnd"/>
      <w:r w:rsidRPr="00466057">
        <w:rPr>
          <w:rFonts w:ascii="Courier New" w:hAnsi="Courier New" w:cs="Courier New"/>
          <w:color w:val="000000"/>
          <w:sz w:val="20"/>
          <w:szCs w:val="20"/>
        </w:rPr>
        <w:t xml:space="preserve"> 90303 (</w:t>
      </w:r>
      <w:proofErr w:type="spellStart"/>
      <w:r w:rsidRPr="00466057">
        <w:rPr>
          <w:rFonts w:ascii="Courier New" w:hAnsi="Courier New" w:cs="Courier New"/>
          <w:color w:val="000000"/>
          <w:sz w:val="20"/>
          <w:szCs w:val="20"/>
        </w:rPr>
        <w:t>servicePrincipalName</w:t>
      </w:r>
      <w:proofErr w:type="spellEnd"/>
      <w:r w:rsidRPr="00466057">
        <w:rPr>
          <w:rFonts w:ascii="Courier New" w:hAnsi="Courier New" w:cs="Courier New"/>
          <w:color w:val="000000"/>
          <w:sz w:val="20"/>
          <w:szCs w:val="20"/>
        </w:rPr>
        <w:t>)</w:t>
      </w:r>
    </w:p>
    <w:p w14:paraId="44DAD785" w14:textId="77777777" w:rsidR="00732DA7" w:rsidRPr="00466057" w:rsidRDefault="00732DA7" w:rsidP="00732DA7">
      <w:pPr>
        <w:rPr>
          <w:rFonts w:ascii="Courier New" w:eastAsia="Times New Roman" w:hAnsi="Courier New" w:cs="Courier New"/>
        </w:rPr>
      </w:pPr>
    </w:p>
    <w:p w14:paraId="1A8AEC26"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Discovered which </w:t>
      </w:r>
      <w:proofErr w:type="spellStart"/>
      <w:r w:rsidRPr="00466057">
        <w:rPr>
          <w:rFonts w:ascii="Courier New" w:hAnsi="Courier New" w:cs="Courier New"/>
          <w:color w:val="000000"/>
          <w:sz w:val="20"/>
          <w:szCs w:val="20"/>
        </w:rPr>
        <w:t>keytab</w:t>
      </w:r>
      <w:proofErr w:type="spellEnd"/>
      <w:r w:rsidRPr="00466057">
        <w:rPr>
          <w:rFonts w:ascii="Courier New" w:hAnsi="Courier New" w:cs="Courier New"/>
          <w:color w:val="000000"/>
          <w:sz w:val="20"/>
          <w:szCs w:val="20"/>
        </w:rPr>
        <w:t xml:space="preserve"> salt to use</w:t>
      </w:r>
    </w:p>
    <w:p w14:paraId="5E9237AF"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Added the entries to the </w:t>
      </w:r>
      <w:proofErr w:type="spellStart"/>
      <w:r w:rsidRPr="00466057">
        <w:rPr>
          <w:rFonts w:ascii="Courier New" w:hAnsi="Courier New" w:cs="Courier New"/>
          <w:color w:val="000000"/>
          <w:sz w:val="20"/>
          <w:szCs w:val="20"/>
        </w:rPr>
        <w:t>keytab</w:t>
      </w:r>
      <w:proofErr w:type="spellEnd"/>
      <w:r w:rsidRPr="00466057">
        <w:rPr>
          <w:rFonts w:ascii="Courier New" w:hAnsi="Courier New" w:cs="Courier New"/>
          <w:color w:val="000000"/>
          <w:sz w:val="20"/>
          <w:szCs w:val="20"/>
        </w:rPr>
        <w:t>: AD-TESTMACHINE1$@TESTAD.COM: FILE:/etc/krb5.keytab</w:t>
      </w:r>
    </w:p>
    <w:p w14:paraId="2A6F1229"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Added the entries to the </w:t>
      </w:r>
      <w:proofErr w:type="spellStart"/>
      <w:r w:rsidRPr="00466057">
        <w:rPr>
          <w:rFonts w:ascii="Courier New" w:hAnsi="Courier New" w:cs="Courier New"/>
          <w:color w:val="000000"/>
          <w:sz w:val="20"/>
          <w:szCs w:val="20"/>
        </w:rPr>
        <w:t>keytab</w:t>
      </w:r>
      <w:proofErr w:type="spellEnd"/>
      <w:r w:rsidRPr="00466057">
        <w:rPr>
          <w:rFonts w:ascii="Courier New" w:hAnsi="Courier New" w:cs="Courier New"/>
          <w:color w:val="000000"/>
          <w:sz w:val="20"/>
          <w:szCs w:val="20"/>
        </w:rPr>
        <w:t>: host/AD-TESTMACHINE1@TESTAD.COM: FILE:/etc/krb5.keytab</w:t>
      </w:r>
    </w:p>
    <w:p w14:paraId="021883B8"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Added the entries to the </w:t>
      </w:r>
      <w:proofErr w:type="spellStart"/>
      <w:r w:rsidRPr="00466057">
        <w:rPr>
          <w:rFonts w:ascii="Courier New" w:hAnsi="Courier New" w:cs="Courier New"/>
          <w:color w:val="000000"/>
          <w:sz w:val="20"/>
          <w:szCs w:val="20"/>
        </w:rPr>
        <w:t>keytab</w:t>
      </w:r>
      <w:proofErr w:type="spellEnd"/>
      <w:r w:rsidRPr="00466057">
        <w:rPr>
          <w:rFonts w:ascii="Courier New" w:hAnsi="Courier New" w:cs="Courier New"/>
          <w:color w:val="000000"/>
          <w:sz w:val="20"/>
          <w:szCs w:val="20"/>
        </w:rPr>
        <w:t>: host/ad-testmachine1@TESTAD.COM: FILE:/etc/krb5.keytab</w:t>
      </w:r>
    </w:p>
    <w:p w14:paraId="0181CEA3"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Added the entries to the </w:t>
      </w:r>
      <w:proofErr w:type="spellStart"/>
      <w:r w:rsidRPr="00466057">
        <w:rPr>
          <w:rFonts w:ascii="Courier New" w:hAnsi="Courier New" w:cs="Courier New"/>
          <w:color w:val="000000"/>
          <w:sz w:val="20"/>
          <w:szCs w:val="20"/>
        </w:rPr>
        <w:t>keytab</w:t>
      </w:r>
      <w:proofErr w:type="spellEnd"/>
      <w:r w:rsidRPr="00466057">
        <w:rPr>
          <w:rFonts w:ascii="Courier New" w:hAnsi="Courier New" w:cs="Courier New"/>
          <w:color w:val="000000"/>
          <w:sz w:val="20"/>
          <w:szCs w:val="20"/>
        </w:rPr>
        <w:t xml:space="preserve">: </w:t>
      </w:r>
      <w:proofErr w:type="spellStart"/>
      <w:r w:rsidRPr="00466057">
        <w:rPr>
          <w:rFonts w:ascii="Courier New" w:hAnsi="Courier New" w:cs="Courier New"/>
          <w:color w:val="000000"/>
          <w:sz w:val="20"/>
          <w:szCs w:val="20"/>
        </w:rPr>
        <w:t>RestrictedKrbHost</w:t>
      </w:r>
      <w:proofErr w:type="spellEnd"/>
      <w:r w:rsidRPr="00466057">
        <w:rPr>
          <w:rFonts w:ascii="Courier New" w:hAnsi="Courier New" w:cs="Courier New"/>
          <w:color w:val="000000"/>
          <w:sz w:val="20"/>
          <w:szCs w:val="20"/>
        </w:rPr>
        <w:t>/AD-TESTMACHINE1@TESTAD.COM: FILE:/etc/krb5.keytab</w:t>
      </w:r>
    </w:p>
    <w:p w14:paraId="6BE0FDCF"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 xml:space="preserve">* Added the entries to the </w:t>
      </w:r>
      <w:proofErr w:type="spellStart"/>
      <w:r w:rsidRPr="00466057">
        <w:rPr>
          <w:rFonts w:ascii="Courier New" w:hAnsi="Courier New" w:cs="Courier New"/>
          <w:color w:val="000000"/>
          <w:sz w:val="20"/>
          <w:szCs w:val="20"/>
        </w:rPr>
        <w:t>keytab</w:t>
      </w:r>
      <w:proofErr w:type="spellEnd"/>
      <w:r w:rsidRPr="00466057">
        <w:rPr>
          <w:rFonts w:ascii="Courier New" w:hAnsi="Courier New" w:cs="Courier New"/>
          <w:color w:val="000000"/>
          <w:sz w:val="20"/>
          <w:szCs w:val="20"/>
        </w:rPr>
        <w:t xml:space="preserve">: </w:t>
      </w:r>
      <w:proofErr w:type="spellStart"/>
      <w:r w:rsidRPr="00466057">
        <w:rPr>
          <w:rFonts w:ascii="Courier New" w:hAnsi="Courier New" w:cs="Courier New"/>
          <w:color w:val="000000"/>
          <w:sz w:val="20"/>
          <w:szCs w:val="20"/>
        </w:rPr>
        <w:t>RestrictedKrbHost</w:t>
      </w:r>
      <w:proofErr w:type="spellEnd"/>
      <w:r w:rsidRPr="00466057">
        <w:rPr>
          <w:rFonts w:ascii="Courier New" w:hAnsi="Courier New" w:cs="Courier New"/>
          <w:color w:val="000000"/>
          <w:sz w:val="20"/>
          <w:szCs w:val="20"/>
        </w:rPr>
        <w:t>/ad-testmachine1@TESTAD.COM: FILE:/etc/krb5.keytab</w:t>
      </w:r>
    </w:p>
    <w:p w14:paraId="3175E0AF" w14:textId="77777777" w:rsidR="00732DA7" w:rsidRPr="005307D9" w:rsidRDefault="00732DA7" w:rsidP="00732DA7">
      <w:pPr>
        <w:spacing w:after="240"/>
        <w:rPr>
          <w:rFonts w:ascii="Bookman Old Style" w:eastAsia="Times New Roman" w:hAnsi="Bookman Old Style"/>
        </w:rPr>
      </w:pPr>
    </w:p>
    <w:p w14:paraId="1239755D" w14:textId="77777777" w:rsidR="00732DA7" w:rsidRPr="00466057" w:rsidRDefault="00732DA7" w:rsidP="00732DA7">
      <w:pPr>
        <w:pStyle w:val="NormalWeb"/>
        <w:numPr>
          <w:ilvl w:val="0"/>
          <w:numId w:val="45"/>
        </w:numPr>
        <w:spacing w:before="0" w:beforeAutospacing="0" w:after="0" w:afterAutospacing="0"/>
        <w:ind w:left="360"/>
        <w:textAlignment w:val="baseline"/>
        <w:rPr>
          <w:rFonts w:ascii="Bookman Old Style" w:hAnsi="Bookman Old Style" w:cs="Courier New"/>
          <w:color w:val="000000"/>
        </w:rPr>
      </w:pPr>
      <w:r w:rsidRPr="00466057">
        <w:rPr>
          <w:rFonts w:ascii="Bookman Old Style" w:hAnsi="Bookman Old Style" w:cs="Courier New"/>
          <w:color w:val="000000"/>
        </w:rPr>
        <w:t>Modify the /</w:t>
      </w:r>
      <w:proofErr w:type="spellStart"/>
      <w:r w:rsidRPr="00466057">
        <w:rPr>
          <w:rFonts w:ascii="Bookman Old Style" w:hAnsi="Bookman Old Style" w:cs="Courier New"/>
          <w:color w:val="000000"/>
        </w:rPr>
        <w:t>etc</w:t>
      </w:r>
      <w:proofErr w:type="spellEnd"/>
      <w:r w:rsidRPr="00466057">
        <w:rPr>
          <w:rFonts w:ascii="Bookman Old Style" w:hAnsi="Bookman Old Style" w:cs="Courier New"/>
          <w:color w:val="000000"/>
        </w:rPr>
        <w:t>/krb5.conf to point to the right REALM</w:t>
      </w:r>
    </w:p>
    <w:p w14:paraId="415837D1" w14:textId="77777777" w:rsidR="00732DA7" w:rsidRDefault="00732DA7" w:rsidP="00732DA7">
      <w:pPr>
        <w:pStyle w:val="NormalWeb"/>
        <w:spacing w:before="0" w:beforeAutospacing="0" w:after="0" w:afterAutospacing="0"/>
        <w:rPr>
          <w:rFonts w:ascii="Bookman Old Style" w:hAnsi="Bookman Old Style" w:cs="Courier New"/>
          <w:color w:val="000000"/>
          <w:sz w:val="20"/>
          <w:szCs w:val="20"/>
        </w:rPr>
      </w:pPr>
    </w:p>
    <w:p w14:paraId="70622E41"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[logging]</w:t>
      </w:r>
    </w:p>
    <w:p w14:paraId="019571F2"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default = FILE:/var/log/krb5libs.log</w:t>
      </w:r>
    </w:p>
    <w:p w14:paraId="5D410DFB" w14:textId="77777777" w:rsidR="00732DA7" w:rsidRPr="00466057" w:rsidRDefault="00732DA7" w:rsidP="00732DA7">
      <w:pPr>
        <w:pStyle w:val="NormalWeb"/>
        <w:spacing w:before="0" w:beforeAutospacing="0" w:after="0" w:afterAutospacing="0"/>
        <w:rPr>
          <w:rFonts w:ascii="Courier New" w:hAnsi="Courier New" w:cs="Courier New"/>
        </w:rPr>
      </w:pPr>
      <w:proofErr w:type="spellStart"/>
      <w:r w:rsidRPr="00466057">
        <w:rPr>
          <w:rFonts w:ascii="Courier New" w:hAnsi="Courier New" w:cs="Courier New"/>
          <w:color w:val="000000"/>
          <w:sz w:val="20"/>
          <w:szCs w:val="20"/>
        </w:rPr>
        <w:t>kdc</w:t>
      </w:r>
      <w:proofErr w:type="spellEnd"/>
      <w:r w:rsidRPr="00466057">
        <w:rPr>
          <w:rFonts w:ascii="Courier New" w:hAnsi="Courier New" w:cs="Courier New"/>
          <w:color w:val="000000"/>
          <w:sz w:val="20"/>
          <w:szCs w:val="20"/>
        </w:rPr>
        <w:t xml:space="preserve"> = FILE:/var/log/krb5kdc.log</w:t>
      </w:r>
    </w:p>
    <w:p w14:paraId="23C23173" w14:textId="77777777" w:rsidR="00732DA7" w:rsidRPr="00466057" w:rsidRDefault="00732DA7" w:rsidP="00732DA7">
      <w:pPr>
        <w:pStyle w:val="NormalWeb"/>
        <w:spacing w:before="0" w:beforeAutospacing="0" w:after="0" w:afterAutospacing="0"/>
        <w:rPr>
          <w:rFonts w:ascii="Courier New" w:hAnsi="Courier New" w:cs="Courier New"/>
        </w:rPr>
      </w:pPr>
      <w:proofErr w:type="spellStart"/>
      <w:r w:rsidRPr="00466057">
        <w:rPr>
          <w:rFonts w:ascii="Courier New" w:hAnsi="Courier New" w:cs="Courier New"/>
          <w:color w:val="000000"/>
          <w:sz w:val="20"/>
          <w:szCs w:val="20"/>
        </w:rPr>
        <w:t>admin_server</w:t>
      </w:r>
      <w:proofErr w:type="spellEnd"/>
      <w:r w:rsidRPr="00466057">
        <w:rPr>
          <w:rFonts w:ascii="Courier New" w:hAnsi="Courier New" w:cs="Courier New"/>
          <w:color w:val="000000"/>
          <w:sz w:val="20"/>
          <w:szCs w:val="20"/>
        </w:rPr>
        <w:t xml:space="preserve"> = FILE:/var/log/kadmind.log</w:t>
      </w:r>
    </w:p>
    <w:p w14:paraId="6BEFD0DB" w14:textId="77777777" w:rsidR="00732DA7" w:rsidRPr="00466057" w:rsidRDefault="00732DA7" w:rsidP="00732DA7">
      <w:pPr>
        <w:rPr>
          <w:rFonts w:ascii="Courier New" w:eastAsia="Times New Roman" w:hAnsi="Courier New" w:cs="Courier New"/>
        </w:rPr>
      </w:pPr>
    </w:p>
    <w:p w14:paraId="6A2C57B8"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w:t>
      </w:r>
      <w:proofErr w:type="spellStart"/>
      <w:r w:rsidRPr="00466057">
        <w:rPr>
          <w:rFonts w:ascii="Courier New" w:hAnsi="Courier New" w:cs="Courier New"/>
          <w:color w:val="000000"/>
          <w:sz w:val="20"/>
          <w:szCs w:val="20"/>
        </w:rPr>
        <w:t>libdefaults</w:t>
      </w:r>
      <w:proofErr w:type="spellEnd"/>
      <w:r w:rsidRPr="00466057">
        <w:rPr>
          <w:rFonts w:ascii="Courier New" w:hAnsi="Courier New" w:cs="Courier New"/>
          <w:color w:val="000000"/>
          <w:sz w:val="20"/>
          <w:szCs w:val="20"/>
        </w:rPr>
        <w:t>]</w:t>
      </w:r>
    </w:p>
    <w:p w14:paraId="422E18EB" w14:textId="77777777" w:rsidR="00732DA7" w:rsidRPr="00466057" w:rsidRDefault="00732DA7" w:rsidP="00732DA7">
      <w:pPr>
        <w:pStyle w:val="NormalWeb"/>
        <w:spacing w:before="0" w:beforeAutospacing="0" w:after="0" w:afterAutospacing="0"/>
        <w:rPr>
          <w:rFonts w:ascii="Courier New" w:hAnsi="Courier New" w:cs="Courier New"/>
        </w:rPr>
      </w:pPr>
      <w:proofErr w:type="spellStart"/>
      <w:r w:rsidRPr="00466057">
        <w:rPr>
          <w:rFonts w:ascii="Courier New" w:hAnsi="Courier New" w:cs="Courier New"/>
          <w:color w:val="000000"/>
          <w:sz w:val="20"/>
          <w:szCs w:val="20"/>
        </w:rPr>
        <w:t>default_realm</w:t>
      </w:r>
      <w:proofErr w:type="spellEnd"/>
      <w:r w:rsidRPr="00466057">
        <w:rPr>
          <w:rFonts w:ascii="Courier New" w:hAnsi="Courier New" w:cs="Courier New"/>
          <w:color w:val="000000"/>
          <w:sz w:val="20"/>
          <w:szCs w:val="20"/>
        </w:rPr>
        <w:t xml:space="preserve"> = TESTAD.COM</w:t>
      </w:r>
    </w:p>
    <w:p w14:paraId="7D7EB87F" w14:textId="77777777" w:rsidR="00732DA7" w:rsidRPr="00466057" w:rsidRDefault="00732DA7" w:rsidP="00732DA7">
      <w:pPr>
        <w:pStyle w:val="NormalWeb"/>
        <w:spacing w:before="0" w:beforeAutospacing="0" w:after="0" w:afterAutospacing="0"/>
        <w:rPr>
          <w:rFonts w:ascii="Courier New" w:hAnsi="Courier New" w:cs="Courier New"/>
        </w:rPr>
      </w:pPr>
      <w:proofErr w:type="spellStart"/>
      <w:r w:rsidRPr="00466057">
        <w:rPr>
          <w:rFonts w:ascii="Courier New" w:hAnsi="Courier New" w:cs="Courier New"/>
          <w:color w:val="000000"/>
          <w:sz w:val="20"/>
          <w:szCs w:val="20"/>
        </w:rPr>
        <w:t>dns_lookup_realm</w:t>
      </w:r>
      <w:proofErr w:type="spellEnd"/>
      <w:r w:rsidRPr="00466057">
        <w:rPr>
          <w:rFonts w:ascii="Courier New" w:hAnsi="Courier New" w:cs="Courier New"/>
          <w:color w:val="000000"/>
          <w:sz w:val="20"/>
          <w:szCs w:val="20"/>
        </w:rPr>
        <w:t xml:space="preserve"> = true</w:t>
      </w:r>
    </w:p>
    <w:p w14:paraId="0178EB22" w14:textId="77777777" w:rsidR="00732DA7" w:rsidRPr="00466057" w:rsidRDefault="00732DA7" w:rsidP="00732DA7">
      <w:pPr>
        <w:pStyle w:val="NormalWeb"/>
        <w:spacing w:before="0" w:beforeAutospacing="0" w:after="0" w:afterAutospacing="0"/>
        <w:rPr>
          <w:rFonts w:ascii="Courier New" w:hAnsi="Courier New" w:cs="Courier New"/>
        </w:rPr>
      </w:pPr>
      <w:proofErr w:type="spellStart"/>
      <w:r w:rsidRPr="00466057">
        <w:rPr>
          <w:rFonts w:ascii="Courier New" w:hAnsi="Courier New" w:cs="Courier New"/>
          <w:color w:val="000000"/>
          <w:sz w:val="20"/>
          <w:szCs w:val="20"/>
        </w:rPr>
        <w:t>dns_lookup_kdc</w:t>
      </w:r>
      <w:proofErr w:type="spellEnd"/>
      <w:r w:rsidRPr="00466057">
        <w:rPr>
          <w:rFonts w:ascii="Courier New" w:hAnsi="Courier New" w:cs="Courier New"/>
          <w:color w:val="000000"/>
          <w:sz w:val="20"/>
          <w:szCs w:val="20"/>
        </w:rPr>
        <w:t xml:space="preserve"> = true</w:t>
      </w:r>
    </w:p>
    <w:p w14:paraId="16E128BB" w14:textId="77777777" w:rsidR="00732DA7" w:rsidRPr="00466057" w:rsidRDefault="00732DA7" w:rsidP="00732DA7">
      <w:pPr>
        <w:pStyle w:val="NormalWeb"/>
        <w:spacing w:before="0" w:beforeAutospacing="0" w:after="0" w:afterAutospacing="0"/>
        <w:rPr>
          <w:rFonts w:ascii="Courier New" w:hAnsi="Courier New" w:cs="Courier New"/>
        </w:rPr>
      </w:pPr>
      <w:proofErr w:type="spellStart"/>
      <w:r w:rsidRPr="00466057">
        <w:rPr>
          <w:rFonts w:ascii="Courier New" w:hAnsi="Courier New" w:cs="Courier New"/>
          <w:color w:val="000000"/>
          <w:sz w:val="20"/>
          <w:szCs w:val="20"/>
        </w:rPr>
        <w:t>ticket_lifetime</w:t>
      </w:r>
      <w:proofErr w:type="spellEnd"/>
      <w:r w:rsidRPr="00466057">
        <w:rPr>
          <w:rFonts w:ascii="Courier New" w:hAnsi="Courier New" w:cs="Courier New"/>
          <w:color w:val="000000"/>
          <w:sz w:val="20"/>
          <w:szCs w:val="20"/>
        </w:rPr>
        <w:t xml:space="preserve"> = 24h</w:t>
      </w:r>
    </w:p>
    <w:p w14:paraId="56E45C4F" w14:textId="77777777" w:rsidR="00732DA7" w:rsidRPr="00466057" w:rsidRDefault="00732DA7" w:rsidP="00732DA7">
      <w:pPr>
        <w:pStyle w:val="NormalWeb"/>
        <w:spacing w:before="0" w:beforeAutospacing="0" w:after="0" w:afterAutospacing="0"/>
        <w:rPr>
          <w:rFonts w:ascii="Courier New" w:hAnsi="Courier New" w:cs="Courier New"/>
        </w:rPr>
      </w:pPr>
      <w:proofErr w:type="spellStart"/>
      <w:r w:rsidRPr="00466057">
        <w:rPr>
          <w:rFonts w:ascii="Courier New" w:hAnsi="Courier New" w:cs="Courier New"/>
          <w:color w:val="000000"/>
          <w:sz w:val="20"/>
          <w:szCs w:val="20"/>
        </w:rPr>
        <w:t>renew_lifetime</w:t>
      </w:r>
      <w:proofErr w:type="spellEnd"/>
      <w:r w:rsidRPr="00466057">
        <w:rPr>
          <w:rFonts w:ascii="Courier New" w:hAnsi="Courier New" w:cs="Courier New"/>
          <w:color w:val="000000"/>
          <w:sz w:val="20"/>
          <w:szCs w:val="20"/>
        </w:rPr>
        <w:t xml:space="preserve"> = 7d</w:t>
      </w:r>
    </w:p>
    <w:p w14:paraId="11B627E5"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forwardable = true</w:t>
      </w:r>
    </w:p>
    <w:p w14:paraId="14252841" w14:textId="77777777" w:rsidR="00732DA7" w:rsidRPr="00466057" w:rsidRDefault="00732DA7" w:rsidP="00732DA7">
      <w:pPr>
        <w:rPr>
          <w:rFonts w:ascii="Courier New" w:eastAsia="Times New Roman" w:hAnsi="Courier New" w:cs="Courier New"/>
        </w:rPr>
      </w:pPr>
    </w:p>
    <w:p w14:paraId="7085F198"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[realms]</w:t>
      </w:r>
    </w:p>
    <w:p w14:paraId="5D9245F5" w14:textId="77777777" w:rsidR="00732DA7" w:rsidRPr="00DF0703" w:rsidRDefault="00732DA7" w:rsidP="00732DA7">
      <w:pPr>
        <w:pStyle w:val="NormalWeb"/>
        <w:spacing w:before="0" w:beforeAutospacing="0" w:after="0" w:afterAutospacing="0"/>
        <w:rPr>
          <w:rFonts w:ascii="Courier New" w:hAnsi="Courier New" w:cs="Courier New"/>
          <w:lang w:val="es-CO"/>
          <w:rPrChange w:id="101" w:author="Sandra Milena Cardona Gil" w:date="2017-11-01T10:24:00Z">
            <w:rPr>
              <w:rFonts w:ascii="Courier New" w:hAnsi="Courier New" w:cs="Courier New"/>
            </w:rPr>
          </w:rPrChange>
        </w:rPr>
      </w:pPr>
      <w:r w:rsidRPr="00DF0703">
        <w:rPr>
          <w:rFonts w:ascii="Courier New" w:hAnsi="Courier New" w:cs="Courier New"/>
          <w:color w:val="000000"/>
          <w:sz w:val="20"/>
          <w:szCs w:val="20"/>
          <w:lang w:val="es-CO"/>
          <w:rPrChange w:id="102" w:author="Sandra Milena Cardona Gil" w:date="2017-11-01T10:24:00Z">
            <w:rPr>
              <w:rFonts w:ascii="Courier New" w:hAnsi="Courier New" w:cs="Courier New"/>
              <w:color w:val="000000"/>
              <w:sz w:val="20"/>
              <w:szCs w:val="20"/>
            </w:rPr>
          </w:rPrChange>
        </w:rPr>
        <w:t>TESTAD.COM = {</w:t>
      </w:r>
    </w:p>
    <w:p w14:paraId="4F92BE04" w14:textId="77777777" w:rsidR="00732DA7" w:rsidRPr="00DF0703" w:rsidRDefault="00732DA7" w:rsidP="00732DA7">
      <w:pPr>
        <w:pStyle w:val="NormalWeb"/>
        <w:spacing w:before="0" w:beforeAutospacing="0" w:after="0" w:afterAutospacing="0"/>
        <w:rPr>
          <w:rFonts w:ascii="Courier New" w:hAnsi="Courier New" w:cs="Courier New"/>
          <w:lang w:val="es-CO"/>
          <w:rPrChange w:id="103" w:author="Sandra Milena Cardona Gil" w:date="2017-11-01T10:24:00Z">
            <w:rPr>
              <w:rFonts w:ascii="Courier New" w:hAnsi="Courier New" w:cs="Courier New"/>
            </w:rPr>
          </w:rPrChange>
        </w:rPr>
      </w:pPr>
      <w:r w:rsidRPr="00DF0703">
        <w:rPr>
          <w:rFonts w:ascii="Courier New" w:hAnsi="Courier New" w:cs="Courier New"/>
          <w:color w:val="000000"/>
          <w:sz w:val="20"/>
          <w:szCs w:val="20"/>
          <w:lang w:val="es-CO"/>
          <w:rPrChange w:id="104" w:author="Sandra Milena Cardona Gil" w:date="2017-11-01T10:24:00Z">
            <w:rPr>
              <w:rFonts w:ascii="Courier New" w:hAnsi="Courier New" w:cs="Courier New"/>
              <w:color w:val="000000"/>
              <w:sz w:val="20"/>
              <w:szCs w:val="20"/>
            </w:rPr>
          </w:rPrChange>
        </w:rPr>
        <w:t> </w:t>
      </w:r>
      <w:proofErr w:type="spellStart"/>
      <w:r w:rsidRPr="00DF0703">
        <w:rPr>
          <w:rFonts w:ascii="Courier New" w:hAnsi="Courier New" w:cs="Courier New"/>
          <w:color w:val="000000"/>
          <w:sz w:val="20"/>
          <w:szCs w:val="20"/>
          <w:lang w:val="es-CO"/>
          <w:rPrChange w:id="105" w:author="Sandra Milena Cardona Gil" w:date="2017-11-01T10:24:00Z">
            <w:rPr>
              <w:rFonts w:ascii="Courier New" w:hAnsi="Courier New" w:cs="Courier New"/>
              <w:color w:val="000000"/>
              <w:sz w:val="20"/>
              <w:szCs w:val="20"/>
            </w:rPr>
          </w:rPrChange>
        </w:rPr>
        <w:t>kdc</w:t>
      </w:r>
      <w:proofErr w:type="spellEnd"/>
      <w:r w:rsidRPr="00DF0703">
        <w:rPr>
          <w:rFonts w:ascii="Courier New" w:hAnsi="Courier New" w:cs="Courier New"/>
          <w:color w:val="000000"/>
          <w:sz w:val="20"/>
          <w:szCs w:val="20"/>
          <w:lang w:val="es-CO"/>
          <w:rPrChange w:id="106" w:author="Sandra Milena Cardona Gil" w:date="2017-11-01T10:24:00Z">
            <w:rPr>
              <w:rFonts w:ascii="Courier New" w:hAnsi="Courier New" w:cs="Courier New"/>
              <w:color w:val="000000"/>
              <w:sz w:val="20"/>
              <w:szCs w:val="20"/>
            </w:rPr>
          </w:rPrChange>
        </w:rPr>
        <w:t xml:space="preserve"> = rtp-testad01.testad.com</w:t>
      </w:r>
    </w:p>
    <w:p w14:paraId="4B907C84" w14:textId="77777777" w:rsidR="00732DA7" w:rsidRPr="00466057" w:rsidRDefault="00732DA7" w:rsidP="00732DA7">
      <w:pPr>
        <w:pStyle w:val="NormalWeb"/>
        <w:spacing w:before="0" w:beforeAutospacing="0" w:after="0" w:afterAutospacing="0"/>
        <w:rPr>
          <w:rFonts w:ascii="Courier New" w:hAnsi="Courier New" w:cs="Courier New"/>
        </w:rPr>
      </w:pPr>
      <w:r w:rsidRPr="00DF0703">
        <w:rPr>
          <w:rFonts w:ascii="Courier New" w:hAnsi="Courier New" w:cs="Courier New"/>
          <w:color w:val="000000"/>
          <w:sz w:val="20"/>
          <w:szCs w:val="20"/>
          <w:lang w:val="es-CO"/>
          <w:rPrChange w:id="107" w:author="Sandra Milena Cardona Gil" w:date="2017-11-01T10:24:00Z">
            <w:rPr>
              <w:rFonts w:ascii="Courier New" w:hAnsi="Courier New" w:cs="Courier New"/>
              <w:color w:val="000000"/>
              <w:sz w:val="20"/>
              <w:szCs w:val="20"/>
            </w:rPr>
          </w:rPrChange>
        </w:rPr>
        <w:t> </w:t>
      </w:r>
      <w:proofErr w:type="spellStart"/>
      <w:r w:rsidRPr="00466057">
        <w:rPr>
          <w:rFonts w:ascii="Courier New" w:hAnsi="Courier New" w:cs="Courier New"/>
          <w:color w:val="000000"/>
          <w:sz w:val="20"/>
          <w:szCs w:val="20"/>
        </w:rPr>
        <w:t>admin_server</w:t>
      </w:r>
      <w:proofErr w:type="spellEnd"/>
      <w:r w:rsidRPr="00466057">
        <w:rPr>
          <w:rFonts w:ascii="Courier New" w:hAnsi="Courier New" w:cs="Courier New"/>
          <w:color w:val="000000"/>
          <w:sz w:val="20"/>
          <w:szCs w:val="20"/>
        </w:rPr>
        <w:t xml:space="preserve"> = rtp-testad01.testad.com</w:t>
      </w:r>
    </w:p>
    <w:p w14:paraId="01059E5C"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w:t>
      </w:r>
    </w:p>
    <w:p w14:paraId="4F98F10F" w14:textId="77777777" w:rsidR="00732DA7" w:rsidRPr="00466057" w:rsidRDefault="00732DA7" w:rsidP="00732DA7">
      <w:pPr>
        <w:rPr>
          <w:rFonts w:ascii="Courier New" w:eastAsia="Times New Roman" w:hAnsi="Courier New" w:cs="Courier New"/>
        </w:rPr>
      </w:pPr>
    </w:p>
    <w:p w14:paraId="3964AAC9"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w:t>
      </w:r>
      <w:proofErr w:type="spellStart"/>
      <w:r w:rsidRPr="00466057">
        <w:rPr>
          <w:rFonts w:ascii="Courier New" w:hAnsi="Courier New" w:cs="Courier New"/>
          <w:color w:val="000000"/>
          <w:sz w:val="20"/>
          <w:szCs w:val="20"/>
        </w:rPr>
        <w:t>domain_realm</w:t>
      </w:r>
      <w:proofErr w:type="spellEnd"/>
      <w:r w:rsidRPr="00466057">
        <w:rPr>
          <w:rFonts w:ascii="Courier New" w:hAnsi="Courier New" w:cs="Courier New"/>
          <w:color w:val="000000"/>
          <w:sz w:val="20"/>
          <w:szCs w:val="20"/>
        </w:rPr>
        <w:t>]</w:t>
      </w:r>
    </w:p>
    <w:p w14:paraId="65F8BA42" w14:textId="77777777" w:rsidR="00732DA7" w:rsidRPr="00466057" w:rsidRDefault="00732DA7" w:rsidP="00732DA7">
      <w:pPr>
        <w:pStyle w:val="NormalWeb"/>
        <w:spacing w:before="0" w:beforeAutospacing="0" w:after="0" w:afterAutospacing="0"/>
        <w:rPr>
          <w:rFonts w:ascii="Courier New" w:hAnsi="Courier New" w:cs="Courier New"/>
        </w:rPr>
      </w:pPr>
      <w:proofErr w:type="gramStart"/>
      <w:r w:rsidRPr="00466057">
        <w:rPr>
          <w:rFonts w:ascii="Courier New" w:hAnsi="Courier New" w:cs="Courier New"/>
          <w:color w:val="000000"/>
          <w:sz w:val="20"/>
          <w:szCs w:val="20"/>
        </w:rPr>
        <w:t>.example.com</w:t>
      </w:r>
      <w:proofErr w:type="gramEnd"/>
      <w:r w:rsidRPr="00466057">
        <w:rPr>
          <w:rFonts w:ascii="Courier New" w:hAnsi="Courier New" w:cs="Courier New"/>
          <w:color w:val="000000"/>
          <w:sz w:val="20"/>
          <w:szCs w:val="20"/>
        </w:rPr>
        <w:t xml:space="preserve"> = TESTAD.COM</w:t>
      </w:r>
    </w:p>
    <w:p w14:paraId="120E5CA2"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sz w:val="20"/>
          <w:szCs w:val="20"/>
        </w:rPr>
        <w:t>example.com = TESTAD.COM</w:t>
      </w:r>
    </w:p>
    <w:p w14:paraId="4C04607C" w14:textId="77777777" w:rsidR="00732DA7" w:rsidRPr="005307D9" w:rsidRDefault="00732DA7" w:rsidP="00732DA7">
      <w:pPr>
        <w:spacing w:after="240"/>
        <w:rPr>
          <w:rFonts w:ascii="Bookman Old Style" w:eastAsia="Times New Roman" w:hAnsi="Bookman Old Style"/>
        </w:rPr>
      </w:pPr>
    </w:p>
    <w:p w14:paraId="5EF64046" w14:textId="77777777" w:rsidR="00732DA7" w:rsidRPr="005307D9" w:rsidRDefault="00732DA7" w:rsidP="00732DA7">
      <w:pPr>
        <w:pStyle w:val="NormalWeb"/>
        <w:numPr>
          <w:ilvl w:val="0"/>
          <w:numId w:val="46"/>
        </w:numPr>
        <w:spacing w:before="0" w:beforeAutospacing="0" w:after="0" w:afterAutospacing="0"/>
        <w:ind w:left="360"/>
        <w:textAlignment w:val="baseline"/>
        <w:rPr>
          <w:rFonts w:ascii="Bookman Old Style" w:hAnsi="Bookman Old Style"/>
          <w:color w:val="000000"/>
        </w:rPr>
      </w:pPr>
      <w:r w:rsidRPr="005307D9">
        <w:rPr>
          <w:rFonts w:ascii="Bookman Old Style" w:hAnsi="Bookman Old Style"/>
          <w:color w:val="000000"/>
        </w:rPr>
        <w:lastRenderedPageBreak/>
        <w:t xml:space="preserve">Setting up SSSD to use </w:t>
      </w:r>
      <w:proofErr w:type="spellStart"/>
      <w:r w:rsidRPr="005307D9">
        <w:rPr>
          <w:rFonts w:ascii="Bookman Old Style" w:hAnsi="Bookman Old Style"/>
          <w:color w:val="000000"/>
        </w:rPr>
        <w:t>keytab</w:t>
      </w:r>
      <w:proofErr w:type="spellEnd"/>
      <w:r w:rsidRPr="005307D9">
        <w:rPr>
          <w:rFonts w:ascii="Bookman Old Style" w:hAnsi="Bookman Old Style"/>
          <w:color w:val="000000"/>
        </w:rPr>
        <w:t xml:space="preserve"> to resolve </w:t>
      </w:r>
      <w:proofErr w:type="gramStart"/>
      <w:r w:rsidRPr="005307D9">
        <w:rPr>
          <w:rFonts w:ascii="Bookman Old Style" w:hAnsi="Bookman Old Style"/>
          <w:color w:val="000000"/>
        </w:rPr>
        <w:t>users .</w:t>
      </w:r>
      <w:proofErr w:type="gramEnd"/>
      <w:r w:rsidRPr="005307D9">
        <w:rPr>
          <w:rFonts w:ascii="Bookman Old Style" w:hAnsi="Bookman Old Style"/>
          <w:color w:val="000000"/>
        </w:rPr>
        <w:t xml:space="preserve"> Make sure </w:t>
      </w:r>
      <w:proofErr w:type="spellStart"/>
      <w:r w:rsidRPr="005307D9">
        <w:rPr>
          <w:rFonts w:ascii="Bookman Old Style" w:hAnsi="Bookman Old Style"/>
          <w:color w:val="000000"/>
        </w:rPr>
        <w:t>authconfig</w:t>
      </w:r>
      <w:proofErr w:type="spellEnd"/>
      <w:r w:rsidRPr="005307D9">
        <w:rPr>
          <w:rFonts w:ascii="Bookman Old Style" w:hAnsi="Bookman Old Style"/>
          <w:color w:val="000000"/>
        </w:rPr>
        <w:t xml:space="preserve"> &amp; </w:t>
      </w:r>
      <w:proofErr w:type="spellStart"/>
      <w:r w:rsidRPr="005307D9">
        <w:rPr>
          <w:rFonts w:ascii="Bookman Old Style" w:hAnsi="Bookman Old Style"/>
          <w:color w:val="000000"/>
        </w:rPr>
        <w:t>sssd</w:t>
      </w:r>
      <w:proofErr w:type="spellEnd"/>
      <w:r w:rsidRPr="005307D9">
        <w:rPr>
          <w:rFonts w:ascii="Bookman Old Style" w:hAnsi="Bookman Old Style"/>
          <w:color w:val="000000"/>
        </w:rPr>
        <w:t xml:space="preserve"> are installed</w:t>
      </w:r>
    </w:p>
    <w:p w14:paraId="280CA55B"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 xml:space="preserve">yum install </w:t>
      </w:r>
      <w:proofErr w:type="spellStart"/>
      <w:r w:rsidRPr="00466057">
        <w:rPr>
          <w:rFonts w:ascii="Courier New" w:hAnsi="Courier New" w:cs="Courier New"/>
          <w:color w:val="000000"/>
        </w:rPr>
        <w:t>authconfig</w:t>
      </w:r>
      <w:proofErr w:type="spellEnd"/>
      <w:r w:rsidRPr="00466057">
        <w:rPr>
          <w:rFonts w:ascii="Courier New" w:hAnsi="Courier New" w:cs="Courier New"/>
          <w:color w:val="000000"/>
        </w:rPr>
        <w:t xml:space="preserve"> </w:t>
      </w:r>
      <w:proofErr w:type="spellStart"/>
      <w:r w:rsidRPr="00466057">
        <w:rPr>
          <w:rFonts w:ascii="Courier New" w:hAnsi="Courier New" w:cs="Courier New"/>
          <w:color w:val="000000"/>
        </w:rPr>
        <w:t>sssd</w:t>
      </w:r>
      <w:proofErr w:type="spellEnd"/>
    </w:p>
    <w:p w14:paraId="08306B6E" w14:textId="77777777" w:rsidR="00732DA7" w:rsidRPr="005307D9" w:rsidRDefault="00732DA7" w:rsidP="00732DA7">
      <w:pPr>
        <w:rPr>
          <w:rFonts w:ascii="Bookman Old Style" w:eastAsia="Times New Roman" w:hAnsi="Bookman Old Style"/>
        </w:rPr>
      </w:pPr>
    </w:p>
    <w:p w14:paraId="4496067F" w14:textId="77777777" w:rsidR="00732DA7" w:rsidRPr="005307D9" w:rsidRDefault="00732DA7" w:rsidP="00732DA7">
      <w:pPr>
        <w:pStyle w:val="NormalWeb"/>
        <w:numPr>
          <w:ilvl w:val="0"/>
          <w:numId w:val="47"/>
        </w:numPr>
        <w:spacing w:before="0" w:beforeAutospacing="0" w:after="0" w:afterAutospacing="0"/>
        <w:ind w:left="360"/>
        <w:textAlignment w:val="baseline"/>
        <w:rPr>
          <w:rFonts w:ascii="Bookman Old Style" w:hAnsi="Bookman Old Style"/>
          <w:color w:val="000000"/>
        </w:rPr>
      </w:pPr>
      <w:proofErr w:type="spellStart"/>
      <w:r w:rsidRPr="005307D9">
        <w:rPr>
          <w:rFonts w:ascii="Bookman Old Style" w:hAnsi="Bookman Old Style"/>
          <w:color w:val="000000"/>
        </w:rPr>
        <w:t>authconfig</w:t>
      </w:r>
      <w:proofErr w:type="spellEnd"/>
      <w:r w:rsidRPr="005307D9">
        <w:rPr>
          <w:rFonts w:ascii="Bookman Old Style" w:hAnsi="Bookman Old Style"/>
          <w:color w:val="000000"/>
        </w:rPr>
        <w:t xml:space="preserve"> --</w:t>
      </w:r>
      <w:proofErr w:type="spellStart"/>
      <w:r w:rsidRPr="005307D9">
        <w:rPr>
          <w:rFonts w:ascii="Bookman Old Style" w:hAnsi="Bookman Old Style"/>
          <w:color w:val="000000"/>
        </w:rPr>
        <w:t>enablesssd</w:t>
      </w:r>
      <w:proofErr w:type="spellEnd"/>
      <w:r w:rsidRPr="005307D9">
        <w:rPr>
          <w:rFonts w:ascii="Bookman Old Style" w:hAnsi="Bookman Old Style"/>
          <w:color w:val="000000"/>
        </w:rPr>
        <w:t xml:space="preserve"> --</w:t>
      </w:r>
      <w:proofErr w:type="spellStart"/>
      <w:r w:rsidRPr="005307D9">
        <w:rPr>
          <w:rFonts w:ascii="Bookman Old Style" w:hAnsi="Bookman Old Style"/>
          <w:color w:val="000000"/>
        </w:rPr>
        <w:t>enablesssdauth</w:t>
      </w:r>
      <w:proofErr w:type="spellEnd"/>
      <w:r w:rsidRPr="005307D9">
        <w:rPr>
          <w:rFonts w:ascii="Bookman Old Style" w:hAnsi="Bookman Old Style"/>
          <w:color w:val="000000"/>
        </w:rPr>
        <w:t xml:space="preserve"> --</w:t>
      </w:r>
      <w:proofErr w:type="spellStart"/>
      <w:r w:rsidRPr="005307D9">
        <w:rPr>
          <w:rFonts w:ascii="Bookman Old Style" w:hAnsi="Bookman Old Style"/>
          <w:color w:val="000000"/>
        </w:rPr>
        <w:t>enablemkhomedir</w:t>
      </w:r>
      <w:proofErr w:type="spellEnd"/>
      <w:r w:rsidRPr="005307D9">
        <w:rPr>
          <w:rFonts w:ascii="Bookman Old Style" w:hAnsi="Bookman Old Style"/>
          <w:color w:val="000000"/>
        </w:rPr>
        <w:t xml:space="preserve"> --update</w:t>
      </w:r>
    </w:p>
    <w:p w14:paraId="4A83FE11" w14:textId="77777777" w:rsidR="00732DA7" w:rsidRPr="005307D9" w:rsidRDefault="00732DA7" w:rsidP="00732DA7">
      <w:pPr>
        <w:pStyle w:val="NormalWeb"/>
        <w:numPr>
          <w:ilvl w:val="0"/>
          <w:numId w:val="47"/>
        </w:numPr>
        <w:spacing w:before="0" w:beforeAutospacing="0" w:after="0" w:afterAutospacing="0"/>
        <w:ind w:left="360"/>
        <w:textAlignment w:val="baseline"/>
        <w:rPr>
          <w:rFonts w:ascii="Bookman Old Style" w:hAnsi="Bookman Old Style"/>
          <w:color w:val="000000"/>
        </w:rPr>
      </w:pPr>
      <w:r w:rsidRPr="005307D9">
        <w:rPr>
          <w:rFonts w:ascii="Bookman Old Style" w:hAnsi="Bookman Old Style"/>
          <w:color w:val="000000"/>
        </w:rPr>
        <w:t xml:space="preserve">Final step </w:t>
      </w:r>
      <w:proofErr w:type="gramStart"/>
      <w:r w:rsidRPr="005307D9">
        <w:rPr>
          <w:rFonts w:ascii="Bookman Old Style" w:hAnsi="Bookman Old Style"/>
          <w:color w:val="000000"/>
        </w:rPr>
        <w:t>define</w:t>
      </w:r>
      <w:proofErr w:type="gramEnd"/>
      <w:r w:rsidRPr="005307D9">
        <w:rPr>
          <w:rFonts w:ascii="Bookman Old Style" w:hAnsi="Bookman Old Style"/>
          <w:color w:val="000000"/>
        </w:rPr>
        <w:t xml:space="preserve"> a single domain in SSSD</w:t>
      </w:r>
    </w:p>
    <w:p w14:paraId="44B6BA67" w14:textId="77777777" w:rsidR="00732DA7" w:rsidRDefault="00732DA7" w:rsidP="00732DA7">
      <w:pPr>
        <w:pStyle w:val="NormalWeb"/>
        <w:spacing w:before="0" w:beforeAutospacing="0" w:after="0" w:afterAutospacing="0"/>
        <w:rPr>
          <w:rFonts w:ascii="Bookman Old Style" w:hAnsi="Bookman Old Style" w:cs="Courier New"/>
          <w:color w:val="000000"/>
        </w:rPr>
      </w:pPr>
    </w:p>
    <w:p w14:paraId="3119CE4C"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w:t>
      </w:r>
      <w:proofErr w:type="spellStart"/>
      <w:r w:rsidRPr="00466057">
        <w:rPr>
          <w:rFonts w:ascii="Courier New" w:hAnsi="Courier New" w:cs="Courier New"/>
          <w:color w:val="000000"/>
        </w:rPr>
        <w:t>sssd</w:t>
      </w:r>
      <w:proofErr w:type="spellEnd"/>
      <w:r w:rsidRPr="00466057">
        <w:rPr>
          <w:rFonts w:ascii="Courier New" w:hAnsi="Courier New" w:cs="Courier New"/>
          <w:color w:val="000000"/>
        </w:rPr>
        <w:t>]</w:t>
      </w:r>
    </w:p>
    <w:p w14:paraId="460BFB06"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 xml:space="preserve">services = </w:t>
      </w:r>
      <w:proofErr w:type="spellStart"/>
      <w:r w:rsidRPr="00466057">
        <w:rPr>
          <w:rFonts w:ascii="Courier New" w:hAnsi="Courier New" w:cs="Courier New"/>
          <w:color w:val="000000"/>
        </w:rPr>
        <w:t>nss</w:t>
      </w:r>
      <w:proofErr w:type="spellEnd"/>
      <w:r w:rsidRPr="00466057">
        <w:rPr>
          <w:rFonts w:ascii="Courier New" w:hAnsi="Courier New" w:cs="Courier New"/>
          <w:color w:val="000000"/>
        </w:rPr>
        <w:t xml:space="preserve">, pam, </w:t>
      </w:r>
      <w:proofErr w:type="spellStart"/>
      <w:r w:rsidRPr="00466057">
        <w:rPr>
          <w:rFonts w:ascii="Courier New" w:hAnsi="Courier New" w:cs="Courier New"/>
          <w:color w:val="000000"/>
        </w:rPr>
        <w:t>ssh</w:t>
      </w:r>
      <w:proofErr w:type="spellEnd"/>
      <w:r w:rsidRPr="00466057">
        <w:rPr>
          <w:rFonts w:ascii="Courier New" w:hAnsi="Courier New" w:cs="Courier New"/>
          <w:color w:val="000000"/>
        </w:rPr>
        <w:t xml:space="preserve">, </w:t>
      </w:r>
      <w:proofErr w:type="spellStart"/>
      <w:r w:rsidRPr="00466057">
        <w:rPr>
          <w:rFonts w:ascii="Courier New" w:hAnsi="Courier New" w:cs="Courier New"/>
          <w:color w:val="000000"/>
        </w:rPr>
        <w:t>autofs</w:t>
      </w:r>
      <w:proofErr w:type="spellEnd"/>
    </w:p>
    <w:p w14:paraId="54A9DE9C" w14:textId="77777777" w:rsidR="00732DA7" w:rsidRPr="00466057" w:rsidRDefault="00732DA7" w:rsidP="00732DA7">
      <w:pPr>
        <w:pStyle w:val="NormalWeb"/>
        <w:spacing w:before="0" w:beforeAutospacing="0" w:after="0" w:afterAutospacing="0"/>
        <w:rPr>
          <w:rFonts w:ascii="Courier New" w:hAnsi="Courier New" w:cs="Courier New"/>
        </w:rPr>
      </w:pPr>
      <w:proofErr w:type="spellStart"/>
      <w:r w:rsidRPr="00466057">
        <w:rPr>
          <w:rFonts w:ascii="Courier New" w:hAnsi="Courier New" w:cs="Courier New"/>
          <w:color w:val="000000"/>
        </w:rPr>
        <w:t>config_file_version</w:t>
      </w:r>
      <w:proofErr w:type="spellEnd"/>
      <w:r w:rsidRPr="00466057">
        <w:rPr>
          <w:rFonts w:ascii="Courier New" w:hAnsi="Courier New" w:cs="Courier New"/>
          <w:color w:val="000000"/>
        </w:rPr>
        <w:t xml:space="preserve"> = 2</w:t>
      </w:r>
    </w:p>
    <w:p w14:paraId="13CDE0D0"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domains = TESTAD.COM</w:t>
      </w:r>
    </w:p>
    <w:p w14:paraId="5C3652BE" w14:textId="77777777" w:rsidR="00732DA7" w:rsidRPr="00466057" w:rsidRDefault="00732DA7" w:rsidP="00732DA7">
      <w:pPr>
        <w:rPr>
          <w:rFonts w:ascii="Courier New" w:eastAsia="Times New Roman" w:hAnsi="Courier New" w:cs="Courier New"/>
        </w:rPr>
      </w:pPr>
    </w:p>
    <w:p w14:paraId="2B11324B"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[domain/TESTAD.COM]</w:t>
      </w:r>
    </w:p>
    <w:p w14:paraId="4DC336F8" w14:textId="77777777" w:rsidR="00732DA7" w:rsidRPr="00466057" w:rsidRDefault="00732DA7" w:rsidP="00732DA7">
      <w:pPr>
        <w:pStyle w:val="NormalWeb"/>
        <w:spacing w:before="0" w:beforeAutospacing="0" w:after="0" w:afterAutospacing="0"/>
        <w:rPr>
          <w:rFonts w:ascii="Courier New" w:hAnsi="Courier New" w:cs="Courier New"/>
        </w:rPr>
      </w:pPr>
      <w:proofErr w:type="spellStart"/>
      <w:r w:rsidRPr="00466057">
        <w:rPr>
          <w:rFonts w:ascii="Courier New" w:hAnsi="Courier New" w:cs="Courier New"/>
          <w:color w:val="000000"/>
        </w:rPr>
        <w:t>id_provider</w:t>
      </w:r>
      <w:proofErr w:type="spellEnd"/>
      <w:r w:rsidRPr="00466057">
        <w:rPr>
          <w:rFonts w:ascii="Courier New" w:hAnsi="Courier New" w:cs="Courier New"/>
          <w:color w:val="000000"/>
        </w:rPr>
        <w:t xml:space="preserve"> = ad</w:t>
      </w:r>
    </w:p>
    <w:p w14:paraId="5520AC1F"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 Uncomment if service discovery is not working</w:t>
      </w:r>
    </w:p>
    <w:p w14:paraId="61780DE8"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w:t>
      </w:r>
      <w:proofErr w:type="spellStart"/>
      <w:r w:rsidRPr="00466057">
        <w:rPr>
          <w:rFonts w:ascii="Courier New" w:hAnsi="Courier New" w:cs="Courier New"/>
          <w:color w:val="000000"/>
        </w:rPr>
        <w:t>ad_server</w:t>
      </w:r>
      <w:proofErr w:type="spellEnd"/>
      <w:r w:rsidRPr="00466057">
        <w:rPr>
          <w:rFonts w:ascii="Courier New" w:hAnsi="Courier New" w:cs="Courier New"/>
          <w:color w:val="000000"/>
        </w:rPr>
        <w:t xml:space="preserve"> = rtp-testad01.testad.com</w:t>
      </w:r>
    </w:p>
    <w:p w14:paraId="55BA65A8" w14:textId="77777777" w:rsidR="00732DA7" w:rsidRPr="00466057" w:rsidRDefault="00732DA7" w:rsidP="00732DA7">
      <w:pPr>
        <w:rPr>
          <w:rFonts w:ascii="Courier New" w:eastAsia="Times New Roman" w:hAnsi="Courier New" w:cs="Courier New"/>
        </w:rPr>
      </w:pPr>
    </w:p>
    <w:p w14:paraId="6ADAB8D8"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w:t>
      </w:r>
      <w:proofErr w:type="spellStart"/>
      <w:r w:rsidRPr="00466057">
        <w:rPr>
          <w:rFonts w:ascii="Courier New" w:hAnsi="Courier New" w:cs="Courier New"/>
          <w:color w:val="000000"/>
        </w:rPr>
        <w:t>nss</w:t>
      </w:r>
      <w:proofErr w:type="spellEnd"/>
      <w:r w:rsidRPr="00466057">
        <w:rPr>
          <w:rFonts w:ascii="Courier New" w:hAnsi="Courier New" w:cs="Courier New"/>
          <w:color w:val="000000"/>
        </w:rPr>
        <w:t>]</w:t>
      </w:r>
    </w:p>
    <w:p w14:paraId="63F21600"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       </w:t>
      </w:r>
      <w:proofErr w:type="spellStart"/>
      <w:r w:rsidRPr="00466057">
        <w:rPr>
          <w:rFonts w:ascii="Courier New" w:hAnsi="Courier New" w:cs="Courier New"/>
          <w:color w:val="000000"/>
        </w:rPr>
        <w:t>override_shell</w:t>
      </w:r>
      <w:proofErr w:type="spellEnd"/>
      <w:r w:rsidRPr="00466057">
        <w:rPr>
          <w:rFonts w:ascii="Courier New" w:hAnsi="Courier New" w:cs="Courier New"/>
          <w:color w:val="000000"/>
        </w:rPr>
        <w:t xml:space="preserve"> = /bin/bash</w:t>
      </w:r>
    </w:p>
    <w:p w14:paraId="5942EE9E" w14:textId="77777777" w:rsidR="00732DA7" w:rsidRPr="00466057" w:rsidRDefault="00732DA7" w:rsidP="00732DA7">
      <w:pPr>
        <w:pStyle w:val="NormalWeb"/>
        <w:spacing w:before="0" w:beforeAutospacing="0" w:after="0" w:afterAutospacing="0"/>
        <w:rPr>
          <w:rFonts w:ascii="Courier New" w:hAnsi="Courier New" w:cs="Courier New"/>
        </w:rPr>
      </w:pPr>
      <w:r w:rsidRPr="00466057">
        <w:rPr>
          <w:rFonts w:ascii="Courier New" w:hAnsi="Courier New" w:cs="Courier New"/>
          <w:color w:val="000000"/>
        </w:rPr>
        <w:t>       </w:t>
      </w:r>
      <w:proofErr w:type="spellStart"/>
      <w:r w:rsidRPr="00466057">
        <w:rPr>
          <w:rFonts w:ascii="Courier New" w:hAnsi="Courier New" w:cs="Courier New"/>
          <w:color w:val="000000"/>
        </w:rPr>
        <w:t>override_homedir</w:t>
      </w:r>
      <w:proofErr w:type="spellEnd"/>
      <w:r w:rsidRPr="00466057">
        <w:rPr>
          <w:rFonts w:ascii="Courier New" w:hAnsi="Courier New" w:cs="Courier New"/>
          <w:color w:val="000000"/>
        </w:rPr>
        <w:t xml:space="preserve"> = /home/%u</w:t>
      </w:r>
    </w:p>
    <w:p w14:paraId="77C8FD76" w14:textId="77777777" w:rsidR="00732DA7" w:rsidRPr="005307D9" w:rsidRDefault="00732DA7" w:rsidP="00732DA7">
      <w:pPr>
        <w:pStyle w:val="Prrafodelista"/>
        <w:rPr>
          <w:rFonts w:ascii="Bookman Old Style" w:hAnsi="Bookman Old Style"/>
        </w:rPr>
      </w:pPr>
    </w:p>
    <w:p w14:paraId="74B07E71" w14:textId="77777777" w:rsidR="00732DA7" w:rsidRPr="005307D9" w:rsidRDefault="00732DA7" w:rsidP="00732DA7">
      <w:pPr>
        <w:rPr>
          <w:rFonts w:ascii="Bookman Old Style" w:hAnsi="Bookman Old Style"/>
        </w:rPr>
      </w:pPr>
      <w:r w:rsidRPr="005307D9">
        <w:rPr>
          <w:rFonts w:ascii="Bookman Old Style" w:hAnsi="Bookman Old Style"/>
        </w:rPr>
        <w:br w:type="page"/>
      </w:r>
    </w:p>
    <w:p w14:paraId="31EFA884" w14:textId="77777777" w:rsidR="00732DA7" w:rsidRPr="003117D6" w:rsidRDefault="00732DA7" w:rsidP="003117D6">
      <w:pPr>
        <w:pStyle w:val="Ttulo1"/>
        <w:numPr>
          <w:ilvl w:val="0"/>
          <w:numId w:val="9"/>
        </w:numPr>
      </w:pPr>
      <w:bookmarkStart w:id="108" w:name="_Toc481530314"/>
      <w:bookmarkStart w:id="109" w:name="_Toc482897583"/>
      <w:r w:rsidRPr="003117D6">
        <w:lastRenderedPageBreak/>
        <w:t>Active Directory structure for Big data OU</w:t>
      </w:r>
      <w:bookmarkEnd w:id="108"/>
      <w:bookmarkEnd w:id="109"/>
    </w:p>
    <w:p w14:paraId="5220A658" w14:textId="77777777" w:rsidR="00732DA7" w:rsidRPr="005307D9" w:rsidRDefault="00732DA7" w:rsidP="00732DA7">
      <w:pPr>
        <w:rPr>
          <w:rFonts w:ascii="Bookman Old Style" w:hAnsi="Bookman Old Style"/>
        </w:rPr>
      </w:pPr>
    </w:p>
    <w:p w14:paraId="499A685E" w14:textId="77777777" w:rsidR="00732DA7" w:rsidRPr="005307D9" w:rsidRDefault="00732DA7" w:rsidP="00732DA7">
      <w:pPr>
        <w:rPr>
          <w:rFonts w:ascii="Bookman Old Style" w:hAnsi="Bookman Old Style"/>
        </w:rPr>
      </w:pPr>
      <w:r w:rsidRPr="005307D9">
        <w:rPr>
          <w:rFonts w:ascii="Bookman Old Style" w:hAnsi="Bookman Old Style"/>
        </w:rPr>
        <w:t xml:space="preserve">Similar to any technology platform, having an OU under AD helps manage the Hadoop platform better in context of users &amp; groups having necessary access to the </w:t>
      </w:r>
      <w:proofErr w:type="gramStart"/>
      <w:r w:rsidRPr="005307D9">
        <w:rPr>
          <w:rFonts w:ascii="Bookman Old Style" w:hAnsi="Bookman Old Style"/>
        </w:rPr>
        <w:t>platform .</w:t>
      </w:r>
      <w:proofErr w:type="gramEnd"/>
    </w:p>
    <w:p w14:paraId="43A2B54A" w14:textId="77777777" w:rsidR="00732DA7" w:rsidRPr="005307D9" w:rsidRDefault="00732DA7" w:rsidP="00732DA7">
      <w:pPr>
        <w:rPr>
          <w:rFonts w:ascii="Bookman Old Style" w:hAnsi="Bookman Old Style"/>
        </w:rPr>
      </w:pPr>
    </w:p>
    <w:p w14:paraId="5411BB3D" w14:textId="77777777" w:rsidR="00732DA7" w:rsidRPr="005307D9" w:rsidRDefault="00732DA7" w:rsidP="00732DA7">
      <w:pPr>
        <w:rPr>
          <w:rFonts w:ascii="Bookman Old Style" w:hAnsi="Bookman Old Style"/>
        </w:rPr>
      </w:pPr>
      <w:r w:rsidRPr="005307D9">
        <w:rPr>
          <w:rFonts w:ascii="Bookman Old Style" w:hAnsi="Bookman Old Style"/>
        </w:rPr>
        <w:t xml:space="preserve">Below is a sample structure that can be </w:t>
      </w:r>
      <w:proofErr w:type="gramStart"/>
      <w:r w:rsidRPr="005307D9">
        <w:rPr>
          <w:rFonts w:ascii="Bookman Old Style" w:hAnsi="Bookman Old Style"/>
        </w:rPr>
        <w:t>followed :</w:t>
      </w:r>
      <w:proofErr w:type="gramEnd"/>
      <w:r w:rsidRPr="005307D9">
        <w:rPr>
          <w:rFonts w:ascii="Bookman Old Style" w:hAnsi="Bookman Old Style"/>
        </w:rPr>
        <w:t xml:space="preserve"> Please make sure there are no space between the OU names . (There are some </w:t>
      </w:r>
      <w:proofErr w:type="spellStart"/>
      <w:r w:rsidRPr="005307D9">
        <w:rPr>
          <w:rFonts w:ascii="Bookman Old Style" w:hAnsi="Bookman Old Style"/>
        </w:rPr>
        <w:t>cloudera</w:t>
      </w:r>
      <w:proofErr w:type="spellEnd"/>
      <w:r w:rsidRPr="005307D9">
        <w:rPr>
          <w:rFonts w:ascii="Bookman Old Style" w:hAnsi="Bookman Old Style"/>
        </w:rPr>
        <w:t xml:space="preserve"> code issues when Cloudera is AD </w:t>
      </w:r>
      <w:proofErr w:type="spellStart"/>
      <w:r w:rsidRPr="005307D9">
        <w:rPr>
          <w:rFonts w:ascii="Bookman Old Style" w:hAnsi="Bookman Old Style"/>
        </w:rPr>
        <w:t>kerberized</w:t>
      </w:r>
      <w:proofErr w:type="spellEnd"/>
      <w:r w:rsidRPr="005307D9">
        <w:rPr>
          <w:rFonts w:ascii="Bookman Old Style" w:hAnsi="Bookman Old Style"/>
        </w:rPr>
        <w:t xml:space="preserve"> and </w:t>
      </w:r>
      <w:proofErr w:type="spellStart"/>
      <w:r w:rsidRPr="005307D9">
        <w:rPr>
          <w:rFonts w:ascii="Bookman Old Style" w:hAnsi="Bookman Old Style"/>
        </w:rPr>
        <w:t>cloudera</w:t>
      </w:r>
      <w:proofErr w:type="spellEnd"/>
      <w:r w:rsidRPr="005307D9">
        <w:rPr>
          <w:rFonts w:ascii="Bookman Old Style" w:hAnsi="Bookman Old Style"/>
        </w:rPr>
        <w:t xml:space="preserve"> manager tries to regenerate tickets for service </w:t>
      </w:r>
      <w:proofErr w:type="gramStart"/>
      <w:r w:rsidRPr="005307D9">
        <w:rPr>
          <w:rFonts w:ascii="Bookman Old Style" w:hAnsi="Bookman Old Style"/>
        </w:rPr>
        <w:t>accounts .</w:t>
      </w:r>
      <w:proofErr w:type="gramEnd"/>
      <w:r w:rsidRPr="005307D9">
        <w:rPr>
          <w:rFonts w:ascii="Bookman Old Style" w:hAnsi="Bookman Old Style"/>
        </w:rPr>
        <w:t>)</w:t>
      </w:r>
    </w:p>
    <w:p w14:paraId="4748E774" w14:textId="77777777" w:rsidR="00732DA7" w:rsidRPr="005307D9" w:rsidRDefault="00732DA7" w:rsidP="00732DA7">
      <w:pPr>
        <w:rPr>
          <w:rFonts w:ascii="Bookman Old Style" w:hAnsi="Bookman Old Style"/>
        </w:rPr>
      </w:pPr>
    </w:p>
    <w:p w14:paraId="52E4343E" w14:textId="77777777" w:rsidR="00732DA7" w:rsidRPr="005307D9" w:rsidRDefault="00732DA7" w:rsidP="00732DA7">
      <w:pPr>
        <w:rPr>
          <w:rFonts w:ascii="Bookman Old Style" w:hAnsi="Bookman Old Style"/>
        </w:rPr>
      </w:pPr>
      <w:r w:rsidRPr="005307D9">
        <w:rPr>
          <w:rFonts w:ascii="Bookman Old Style" w:hAnsi="Bookman Old Style"/>
        </w:rPr>
        <w:t>Parent OU=</w:t>
      </w:r>
      <w:proofErr w:type="gramStart"/>
      <w:r w:rsidRPr="005307D9">
        <w:rPr>
          <w:rFonts w:ascii="Bookman Old Style" w:hAnsi="Bookman Old Style"/>
        </w:rPr>
        <w:t>Bigdata :</w:t>
      </w:r>
      <w:proofErr w:type="gramEnd"/>
      <w:r w:rsidRPr="005307D9">
        <w:rPr>
          <w:rFonts w:ascii="Bookman Old Style" w:hAnsi="Bookman Old Style"/>
        </w:rPr>
        <w:t xml:space="preserve"> Top level OU that includes all resources related to Big Data Project</w:t>
      </w:r>
    </w:p>
    <w:p w14:paraId="17B505F8" w14:textId="77777777" w:rsidR="00732DA7" w:rsidRPr="005307D9" w:rsidRDefault="00732DA7" w:rsidP="00732DA7">
      <w:pPr>
        <w:rPr>
          <w:rFonts w:ascii="Bookman Old Style" w:hAnsi="Bookman Old Style"/>
        </w:rPr>
      </w:pPr>
    </w:p>
    <w:p w14:paraId="16B2AD99" w14:textId="77777777" w:rsidR="00732DA7" w:rsidRPr="005307D9" w:rsidRDefault="00732DA7" w:rsidP="00732DA7">
      <w:pPr>
        <w:rPr>
          <w:rFonts w:ascii="Bookman Old Style" w:hAnsi="Bookman Old Style"/>
        </w:rPr>
      </w:pPr>
      <w:r w:rsidRPr="005307D9">
        <w:rPr>
          <w:rFonts w:ascii="Bookman Old Style" w:hAnsi="Bookman Old Style"/>
        </w:rPr>
        <w:t xml:space="preserve">Child OU: </w:t>
      </w:r>
      <w:proofErr w:type="spellStart"/>
      <w:r w:rsidRPr="005307D9">
        <w:rPr>
          <w:rFonts w:ascii="Bookman Old Style" w:hAnsi="Bookman Old Style"/>
        </w:rPr>
        <w:t>infrastructure_</w:t>
      </w:r>
      <w:proofErr w:type="gramStart"/>
      <w:r w:rsidRPr="005307D9">
        <w:rPr>
          <w:rFonts w:ascii="Bookman Old Style" w:hAnsi="Bookman Old Style"/>
        </w:rPr>
        <w:t>servers</w:t>
      </w:r>
      <w:proofErr w:type="spellEnd"/>
      <w:r w:rsidRPr="005307D9">
        <w:rPr>
          <w:rFonts w:ascii="Bookman Old Style" w:hAnsi="Bookman Old Style"/>
        </w:rPr>
        <w:t xml:space="preserve"> :</w:t>
      </w:r>
      <w:proofErr w:type="gramEnd"/>
      <w:r w:rsidRPr="005307D9">
        <w:rPr>
          <w:rFonts w:ascii="Bookman Old Style" w:hAnsi="Bookman Old Style"/>
        </w:rPr>
        <w:t xml:space="preserve"> All the servers belonging to bigdata initiative can be under this OU . </w:t>
      </w:r>
    </w:p>
    <w:p w14:paraId="5FBA8A64" w14:textId="77777777" w:rsidR="00732DA7" w:rsidRPr="005307D9" w:rsidRDefault="00732DA7" w:rsidP="00732DA7">
      <w:pPr>
        <w:rPr>
          <w:rFonts w:ascii="Bookman Old Style" w:hAnsi="Bookman Old Style"/>
        </w:rPr>
      </w:pPr>
    </w:p>
    <w:p w14:paraId="125C06EE" w14:textId="77777777" w:rsidR="00732DA7" w:rsidRPr="005307D9" w:rsidRDefault="00732DA7" w:rsidP="00732DA7">
      <w:pPr>
        <w:rPr>
          <w:rFonts w:ascii="Bookman Old Style" w:hAnsi="Bookman Old Style"/>
        </w:rPr>
      </w:pPr>
      <w:r w:rsidRPr="005307D9">
        <w:rPr>
          <w:rFonts w:ascii="Bookman Old Style" w:hAnsi="Bookman Old Style"/>
        </w:rPr>
        <w:t xml:space="preserve">Child OU: </w:t>
      </w:r>
      <w:proofErr w:type="spellStart"/>
      <w:r w:rsidRPr="005307D9">
        <w:rPr>
          <w:rFonts w:ascii="Bookman Old Style" w:hAnsi="Bookman Old Style"/>
        </w:rPr>
        <w:t>bigdata_</w:t>
      </w:r>
      <w:proofErr w:type="gramStart"/>
      <w:r w:rsidRPr="005307D9">
        <w:rPr>
          <w:rFonts w:ascii="Bookman Old Style" w:hAnsi="Bookman Old Style"/>
        </w:rPr>
        <w:t>users</w:t>
      </w:r>
      <w:proofErr w:type="spellEnd"/>
      <w:r w:rsidRPr="005307D9">
        <w:rPr>
          <w:rFonts w:ascii="Bookman Old Style" w:hAnsi="Bookman Old Style"/>
        </w:rPr>
        <w:t xml:space="preserve"> :</w:t>
      </w:r>
      <w:proofErr w:type="gramEnd"/>
      <w:r w:rsidRPr="005307D9">
        <w:rPr>
          <w:rFonts w:ascii="Bookman Old Style" w:hAnsi="Bookman Old Style"/>
        </w:rPr>
        <w:t xml:space="preserve"> All the users involved in bigdata related projects can be placed under this OU . This way we can narrow down access to the </w:t>
      </w:r>
      <w:proofErr w:type="spellStart"/>
      <w:r w:rsidRPr="005307D9">
        <w:rPr>
          <w:rFonts w:ascii="Bookman Old Style" w:hAnsi="Bookman Old Style"/>
        </w:rPr>
        <w:t>BigData</w:t>
      </w:r>
      <w:proofErr w:type="spellEnd"/>
      <w:r w:rsidRPr="005307D9">
        <w:rPr>
          <w:rFonts w:ascii="Bookman Old Style" w:hAnsi="Bookman Old Style"/>
        </w:rPr>
        <w:t xml:space="preserve"> Linux servers.</w:t>
      </w:r>
    </w:p>
    <w:p w14:paraId="6F82A1D0" w14:textId="77777777" w:rsidR="00732DA7" w:rsidRPr="005307D9" w:rsidRDefault="00732DA7" w:rsidP="00732DA7">
      <w:pPr>
        <w:rPr>
          <w:rFonts w:ascii="Bookman Old Style" w:hAnsi="Bookman Old Style"/>
        </w:rPr>
      </w:pPr>
    </w:p>
    <w:p w14:paraId="0186A21A" w14:textId="77777777" w:rsidR="00732DA7" w:rsidRPr="005307D9" w:rsidRDefault="00732DA7" w:rsidP="00732DA7">
      <w:pPr>
        <w:rPr>
          <w:rFonts w:ascii="Bookman Old Style" w:hAnsi="Bookman Old Style"/>
        </w:rPr>
      </w:pPr>
      <w:r w:rsidRPr="005307D9">
        <w:rPr>
          <w:rFonts w:ascii="Bookman Old Style" w:hAnsi="Bookman Old Style"/>
        </w:rPr>
        <w:t xml:space="preserve">Security Groups can also be defined under the </w:t>
      </w:r>
      <w:proofErr w:type="spellStart"/>
      <w:r w:rsidRPr="005307D9">
        <w:rPr>
          <w:rFonts w:ascii="Bookman Old Style" w:hAnsi="Bookman Old Style"/>
        </w:rPr>
        <w:t>BigData</w:t>
      </w:r>
      <w:proofErr w:type="spellEnd"/>
      <w:r w:rsidRPr="005307D9">
        <w:rPr>
          <w:rFonts w:ascii="Bookman Old Style" w:hAnsi="Bookman Old Style"/>
        </w:rPr>
        <w:t xml:space="preserve"> </w:t>
      </w:r>
      <w:proofErr w:type="gramStart"/>
      <w:r w:rsidRPr="005307D9">
        <w:rPr>
          <w:rFonts w:ascii="Bookman Old Style" w:hAnsi="Bookman Old Style"/>
        </w:rPr>
        <w:t>OU .</w:t>
      </w:r>
      <w:proofErr w:type="gramEnd"/>
      <w:r w:rsidRPr="005307D9">
        <w:rPr>
          <w:rFonts w:ascii="Bookman Old Style" w:hAnsi="Bookman Old Style"/>
        </w:rPr>
        <w:t xml:space="preserve">  </w:t>
      </w:r>
    </w:p>
    <w:p w14:paraId="25056489" w14:textId="77777777" w:rsidR="00732DA7" w:rsidRPr="005307D9" w:rsidRDefault="00732DA7" w:rsidP="00732DA7">
      <w:pPr>
        <w:rPr>
          <w:rFonts w:ascii="Bookman Old Style" w:hAnsi="Bookman Old Style"/>
        </w:rPr>
      </w:pPr>
    </w:p>
    <w:p w14:paraId="5AEEB23D" w14:textId="77777777" w:rsidR="00732DA7" w:rsidRPr="005307D9" w:rsidRDefault="00732DA7" w:rsidP="00732DA7">
      <w:pPr>
        <w:rPr>
          <w:rFonts w:ascii="Bookman Old Style" w:hAnsi="Bookman Old Style"/>
        </w:rPr>
      </w:pPr>
      <w:r w:rsidRPr="005307D9">
        <w:rPr>
          <w:rFonts w:ascii="Bookman Old Style" w:hAnsi="Bookman Old Style"/>
          <w:noProof/>
        </w:rPr>
        <w:drawing>
          <wp:inline distT="0" distB="0" distL="0" distR="0" wp14:anchorId="45F7ABAF" wp14:editId="49823D21">
            <wp:extent cx="5943600" cy="3707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7765"/>
                    </a:xfrm>
                    <a:prstGeom prst="rect">
                      <a:avLst/>
                    </a:prstGeom>
                  </pic:spPr>
                </pic:pic>
              </a:graphicData>
            </a:graphic>
          </wp:inline>
        </w:drawing>
      </w:r>
    </w:p>
    <w:p w14:paraId="1238A4AB" w14:textId="77777777" w:rsidR="00732DA7" w:rsidRPr="005307D9" w:rsidRDefault="00732DA7" w:rsidP="00732DA7">
      <w:pPr>
        <w:pStyle w:val="Ttulo2"/>
        <w:rPr>
          <w:rFonts w:ascii="Bookman Old Style" w:hAnsi="Bookman Old Style"/>
        </w:rPr>
      </w:pPr>
      <w:bookmarkStart w:id="110" w:name="_Toc481530315"/>
      <w:bookmarkStart w:id="111" w:name="_Toc482897584"/>
      <w:r w:rsidRPr="005307D9">
        <w:rPr>
          <w:rFonts w:ascii="Bookman Old Style" w:hAnsi="Bookman Old Style"/>
        </w:rPr>
        <w:lastRenderedPageBreak/>
        <w:t>Service Account for Kerberos Integration to Active Directory</w:t>
      </w:r>
      <w:bookmarkEnd w:id="110"/>
      <w:bookmarkEnd w:id="111"/>
    </w:p>
    <w:p w14:paraId="2211EF77" w14:textId="77777777" w:rsidR="00732DA7" w:rsidRPr="005307D9" w:rsidRDefault="00732DA7" w:rsidP="00732DA7">
      <w:pPr>
        <w:rPr>
          <w:rFonts w:ascii="Bookman Old Style" w:hAnsi="Bookman Old Style"/>
        </w:rPr>
      </w:pPr>
    </w:p>
    <w:p w14:paraId="251C7CAD" w14:textId="77777777" w:rsidR="00732DA7" w:rsidRPr="005307D9" w:rsidRDefault="00732DA7" w:rsidP="00732DA7">
      <w:pPr>
        <w:rPr>
          <w:rFonts w:ascii="Bookman Old Style" w:hAnsi="Bookman Old Style"/>
        </w:rPr>
      </w:pPr>
      <w:r w:rsidRPr="005307D9">
        <w:rPr>
          <w:rFonts w:ascii="Bookman Old Style" w:hAnsi="Bookman Old Style"/>
        </w:rPr>
        <w:t xml:space="preserve">For Kerberos security to integrate with Active Directory, infrastructure team would need to provide a privileged service account with non-expiring </w:t>
      </w:r>
      <w:proofErr w:type="gramStart"/>
      <w:r w:rsidRPr="005307D9">
        <w:rPr>
          <w:rFonts w:ascii="Bookman Old Style" w:hAnsi="Bookman Old Style"/>
        </w:rPr>
        <w:t>password .</w:t>
      </w:r>
      <w:proofErr w:type="gramEnd"/>
      <w:r w:rsidRPr="005307D9">
        <w:rPr>
          <w:rFonts w:ascii="Bookman Old Style" w:hAnsi="Bookman Old Style"/>
        </w:rPr>
        <w:t xml:space="preserve"> Below is how a sample account might look </w:t>
      </w:r>
      <w:proofErr w:type="gramStart"/>
      <w:r w:rsidRPr="005307D9">
        <w:rPr>
          <w:rFonts w:ascii="Bookman Old Style" w:hAnsi="Bookman Old Style"/>
        </w:rPr>
        <w:t>like :</w:t>
      </w:r>
      <w:proofErr w:type="gramEnd"/>
    </w:p>
    <w:p w14:paraId="50E7C786" w14:textId="77777777" w:rsidR="00732DA7" w:rsidRPr="005307D9" w:rsidRDefault="00732DA7" w:rsidP="00732DA7">
      <w:pPr>
        <w:rPr>
          <w:rFonts w:ascii="Bookman Old Style" w:hAnsi="Bookman Old Style"/>
        </w:rPr>
      </w:pPr>
    </w:p>
    <w:p w14:paraId="66DE2EE0" w14:textId="77777777" w:rsidR="00732DA7" w:rsidRPr="005307D9" w:rsidRDefault="00732DA7" w:rsidP="00732DA7">
      <w:pPr>
        <w:rPr>
          <w:rFonts w:ascii="Bookman Old Style" w:hAnsi="Bookman Old Style"/>
        </w:rPr>
      </w:pPr>
      <w:r w:rsidRPr="005307D9">
        <w:rPr>
          <w:rFonts w:ascii="Bookman Old Style" w:hAnsi="Bookman Old Style"/>
          <w:noProof/>
        </w:rPr>
        <w:drawing>
          <wp:inline distT="0" distB="0" distL="0" distR="0" wp14:anchorId="246FEBB0" wp14:editId="74B18A76">
            <wp:extent cx="5943600" cy="3687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87445"/>
                    </a:xfrm>
                    <a:prstGeom prst="rect">
                      <a:avLst/>
                    </a:prstGeom>
                  </pic:spPr>
                </pic:pic>
              </a:graphicData>
            </a:graphic>
          </wp:inline>
        </w:drawing>
      </w:r>
    </w:p>
    <w:p w14:paraId="74B9475A" w14:textId="77777777" w:rsidR="00732DA7" w:rsidRPr="005307D9" w:rsidRDefault="00732DA7" w:rsidP="00732DA7">
      <w:pPr>
        <w:rPr>
          <w:rFonts w:ascii="Bookman Old Style" w:hAnsi="Bookman Old Style"/>
        </w:rPr>
      </w:pPr>
    </w:p>
    <w:p w14:paraId="02F32AD4" w14:textId="77777777" w:rsidR="00732DA7" w:rsidRPr="005307D9" w:rsidRDefault="00732DA7" w:rsidP="00732DA7">
      <w:pPr>
        <w:rPr>
          <w:rFonts w:ascii="Bookman Old Style" w:hAnsi="Bookman Old Style"/>
        </w:rPr>
      </w:pPr>
      <w:r w:rsidRPr="005307D9">
        <w:rPr>
          <w:rFonts w:ascii="Bookman Old Style" w:hAnsi="Bookman Old Style"/>
          <w:noProof/>
        </w:rPr>
        <w:lastRenderedPageBreak/>
        <w:drawing>
          <wp:inline distT="0" distB="0" distL="0" distR="0" wp14:anchorId="5A19D4AA" wp14:editId="2C006B14">
            <wp:extent cx="5118735" cy="33654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886" cy="3372790"/>
                    </a:xfrm>
                    <a:prstGeom prst="rect">
                      <a:avLst/>
                    </a:prstGeom>
                  </pic:spPr>
                </pic:pic>
              </a:graphicData>
            </a:graphic>
          </wp:inline>
        </w:drawing>
      </w:r>
    </w:p>
    <w:p w14:paraId="45BEC67B" w14:textId="77777777" w:rsidR="00732DA7" w:rsidRPr="005307D9" w:rsidRDefault="00732DA7" w:rsidP="00732DA7">
      <w:pPr>
        <w:rPr>
          <w:rFonts w:ascii="Bookman Old Style" w:hAnsi="Bookman Old Style"/>
        </w:rPr>
      </w:pPr>
    </w:p>
    <w:p w14:paraId="42D130C1" w14:textId="77777777" w:rsidR="00732DA7" w:rsidRPr="005307D9" w:rsidRDefault="00732DA7" w:rsidP="00732DA7">
      <w:pPr>
        <w:rPr>
          <w:rFonts w:ascii="Bookman Old Style" w:hAnsi="Bookman Old Style"/>
        </w:rPr>
      </w:pPr>
      <w:r w:rsidRPr="005307D9">
        <w:rPr>
          <w:rFonts w:ascii="Bookman Old Style" w:hAnsi="Bookman Old Style"/>
        </w:rPr>
        <w:t xml:space="preserve">privileges the service account should </w:t>
      </w:r>
      <w:proofErr w:type="gramStart"/>
      <w:r w:rsidRPr="005307D9">
        <w:rPr>
          <w:rFonts w:ascii="Bookman Old Style" w:hAnsi="Bookman Old Style"/>
        </w:rPr>
        <w:t>have :</w:t>
      </w:r>
      <w:proofErr w:type="gramEnd"/>
      <w:r w:rsidRPr="005307D9">
        <w:rPr>
          <w:rFonts w:ascii="Bookman Old Style" w:hAnsi="Bookman Old Style"/>
        </w:rPr>
        <w:t xml:space="preserve"> The service account should have “</w:t>
      </w:r>
      <w:proofErr w:type="spellStart"/>
      <w:r w:rsidRPr="005307D9">
        <w:rPr>
          <w:rFonts w:ascii="Bookman Old Style" w:hAnsi="Bookman Old Style"/>
        </w:rPr>
        <w:t>create,delete</w:t>
      </w:r>
      <w:proofErr w:type="spellEnd"/>
      <w:r w:rsidRPr="005307D9">
        <w:rPr>
          <w:rFonts w:ascii="Bookman Old Style" w:hAnsi="Bookman Old Style"/>
        </w:rPr>
        <w:t xml:space="preserve"> and manager user accounts” on the OU (in this case </w:t>
      </w:r>
      <w:proofErr w:type="spellStart"/>
      <w:r w:rsidRPr="005307D9">
        <w:rPr>
          <w:rFonts w:ascii="Bookman Old Style" w:hAnsi="Bookman Old Style"/>
        </w:rPr>
        <w:t>bigdata_users</w:t>
      </w:r>
      <w:proofErr w:type="spellEnd"/>
      <w:r w:rsidRPr="005307D9">
        <w:rPr>
          <w:rFonts w:ascii="Bookman Old Style" w:hAnsi="Bookman Old Style"/>
        </w:rPr>
        <w:t>)</w:t>
      </w:r>
    </w:p>
    <w:p w14:paraId="6E48454F" w14:textId="77777777" w:rsidR="00732DA7" w:rsidRPr="005307D9" w:rsidRDefault="00732DA7" w:rsidP="00732DA7">
      <w:pPr>
        <w:rPr>
          <w:rFonts w:ascii="Bookman Old Style" w:hAnsi="Bookman Old Style"/>
        </w:rPr>
      </w:pPr>
      <w:r w:rsidRPr="005307D9">
        <w:rPr>
          <w:rFonts w:ascii="Bookman Old Style" w:hAnsi="Bookman Old Style"/>
        </w:rPr>
        <w:t>Below are the steps to provide those privileges on Active Directory:</w:t>
      </w:r>
    </w:p>
    <w:p w14:paraId="6597E8CC" w14:textId="77777777" w:rsidR="00732DA7" w:rsidRPr="005307D9" w:rsidRDefault="00732DA7" w:rsidP="00732DA7">
      <w:pPr>
        <w:rPr>
          <w:rFonts w:ascii="Bookman Old Style" w:hAnsi="Bookman Old Style"/>
        </w:rPr>
      </w:pPr>
    </w:p>
    <w:p w14:paraId="0FCAD91E" w14:textId="77777777" w:rsidR="00732DA7" w:rsidRPr="005307D9" w:rsidRDefault="00732DA7" w:rsidP="00732DA7">
      <w:pPr>
        <w:rPr>
          <w:rFonts w:ascii="Bookman Old Style" w:hAnsi="Bookman Old Style"/>
        </w:rPr>
      </w:pPr>
      <w:r w:rsidRPr="005307D9">
        <w:rPr>
          <w:rFonts w:ascii="Bookman Old Style" w:hAnsi="Bookman Old Style"/>
          <w:noProof/>
        </w:rPr>
        <w:drawing>
          <wp:inline distT="0" distB="0" distL="0" distR="0" wp14:anchorId="2718B8A2" wp14:editId="7A6FD492">
            <wp:extent cx="5211968" cy="3216275"/>
            <wp:effectExtent l="0" t="0" r="0" b="9525"/>
            <wp:docPr id="33" name="Picture 33" descr="../Screenshots/Screen%20Shot%202017-05-02%20at%203.1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20Shot%202017-05-02%20at%203.15.04%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3961" cy="3242189"/>
                    </a:xfrm>
                    <a:prstGeom prst="rect">
                      <a:avLst/>
                    </a:prstGeom>
                    <a:noFill/>
                    <a:ln>
                      <a:noFill/>
                    </a:ln>
                  </pic:spPr>
                </pic:pic>
              </a:graphicData>
            </a:graphic>
          </wp:inline>
        </w:drawing>
      </w:r>
    </w:p>
    <w:p w14:paraId="73F802CD" w14:textId="77777777" w:rsidR="00732DA7" w:rsidRPr="005307D9" w:rsidRDefault="00732DA7" w:rsidP="00732DA7">
      <w:pPr>
        <w:rPr>
          <w:rFonts w:ascii="Bookman Old Style" w:hAnsi="Bookman Old Style"/>
        </w:rPr>
      </w:pPr>
      <w:r w:rsidRPr="005307D9">
        <w:rPr>
          <w:rFonts w:ascii="Bookman Old Style" w:hAnsi="Bookman Old Style"/>
        </w:rPr>
        <w:lastRenderedPageBreak/>
        <w:t xml:space="preserve"> </w:t>
      </w:r>
      <w:r w:rsidRPr="005307D9">
        <w:rPr>
          <w:rFonts w:ascii="Bookman Old Style" w:hAnsi="Bookman Old Style"/>
          <w:noProof/>
        </w:rPr>
        <w:drawing>
          <wp:inline distT="0" distB="0" distL="0" distR="0" wp14:anchorId="2F3AEE4F" wp14:editId="02D51D8D">
            <wp:extent cx="5014595" cy="3134120"/>
            <wp:effectExtent l="0" t="0" r="0" b="0"/>
            <wp:docPr id="7" name="Picture 7" descr="../Screenshots/Screen%20Shot%202017-05-02%20at%203.15.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5-02%20at%203.15.30%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6402" cy="3185249"/>
                    </a:xfrm>
                    <a:prstGeom prst="rect">
                      <a:avLst/>
                    </a:prstGeom>
                    <a:noFill/>
                    <a:ln>
                      <a:noFill/>
                    </a:ln>
                  </pic:spPr>
                </pic:pic>
              </a:graphicData>
            </a:graphic>
          </wp:inline>
        </w:drawing>
      </w:r>
    </w:p>
    <w:p w14:paraId="0C906770" w14:textId="77777777" w:rsidR="00732DA7" w:rsidRPr="005307D9" w:rsidRDefault="00732DA7" w:rsidP="00732DA7">
      <w:pPr>
        <w:rPr>
          <w:rFonts w:ascii="Bookman Old Style" w:hAnsi="Bookman Old Style"/>
        </w:rPr>
      </w:pPr>
      <w:r w:rsidRPr="005307D9">
        <w:rPr>
          <w:rFonts w:ascii="Bookman Old Style" w:hAnsi="Bookman Old Style"/>
          <w:noProof/>
        </w:rPr>
        <w:drawing>
          <wp:inline distT="0" distB="0" distL="0" distR="0" wp14:anchorId="44DB5D53" wp14:editId="2E980E59">
            <wp:extent cx="4996583" cy="3088640"/>
            <wp:effectExtent l="0" t="0" r="7620" b="10160"/>
            <wp:docPr id="34" name="Picture 34" descr="../Screenshots/Screen%20Shot%202017-05-02%20at%203.15.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5-02%20at%203.15.41%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672" cy="3114658"/>
                    </a:xfrm>
                    <a:prstGeom prst="rect">
                      <a:avLst/>
                    </a:prstGeom>
                    <a:noFill/>
                    <a:ln>
                      <a:noFill/>
                    </a:ln>
                  </pic:spPr>
                </pic:pic>
              </a:graphicData>
            </a:graphic>
          </wp:inline>
        </w:drawing>
      </w:r>
    </w:p>
    <w:p w14:paraId="1ADCFBFF" w14:textId="77777777" w:rsidR="00732DA7" w:rsidRPr="005307D9" w:rsidRDefault="00732DA7" w:rsidP="00732DA7">
      <w:pPr>
        <w:rPr>
          <w:rFonts w:ascii="Bookman Old Style" w:hAnsi="Bookman Old Style"/>
        </w:rPr>
      </w:pPr>
      <w:r w:rsidRPr="005307D9">
        <w:rPr>
          <w:rFonts w:ascii="Bookman Old Style" w:hAnsi="Bookman Old Style"/>
          <w:noProof/>
        </w:rPr>
        <w:lastRenderedPageBreak/>
        <w:drawing>
          <wp:inline distT="0" distB="0" distL="0" distR="0" wp14:anchorId="1A6B4AF8" wp14:editId="2127CF62">
            <wp:extent cx="4928235" cy="3054831"/>
            <wp:effectExtent l="0" t="0" r="0" b="0"/>
            <wp:docPr id="35" name="Picture 35" descr="../Screenshots/Screen%20Shot%202017-05-02%20at%203.1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20Shot%202017-05-02%20at%203.15.55%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1429" cy="3069208"/>
                    </a:xfrm>
                    <a:prstGeom prst="rect">
                      <a:avLst/>
                    </a:prstGeom>
                    <a:noFill/>
                    <a:ln>
                      <a:noFill/>
                    </a:ln>
                  </pic:spPr>
                </pic:pic>
              </a:graphicData>
            </a:graphic>
          </wp:inline>
        </w:drawing>
      </w:r>
    </w:p>
    <w:p w14:paraId="2ABC23FB" w14:textId="77777777" w:rsidR="00732DA7" w:rsidRPr="005307D9" w:rsidRDefault="00732DA7" w:rsidP="00732DA7">
      <w:pPr>
        <w:rPr>
          <w:rFonts w:ascii="Bookman Old Style" w:hAnsi="Bookman Old Style"/>
        </w:rPr>
      </w:pPr>
    </w:p>
    <w:p w14:paraId="0EBD0C75" w14:textId="77777777" w:rsidR="00732DA7" w:rsidRDefault="00732DA7" w:rsidP="00732DA7">
      <w:pPr>
        <w:rPr>
          <w:rFonts w:ascii="Bookman Old Style" w:hAnsi="Bookman Old Style"/>
          <w:smallCaps/>
          <w:spacing w:val="5"/>
          <w:sz w:val="32"/>
          <w:szCs w:val="32"/>
        </w:rPr>
      </w:pPr>
      <w:r>
        <w:rPr>
          <w:rFonts w:ascii="Bookman Old Style" w:hAnsi="Bookman Old Style"/>
        </w:rPr>
        <w:br w:type="page"/>
      </w:r>
    </w:p>
    <w:p w14:paraId="0593A7CB" w14:textId="77777777" w:rsidR="00732DA7" w:rsidRPr="003117D6" w:rsidRDefault="00732DA7" w:rsidP="003117D6">
      <w:pPr>
        <w:pStyle w:val="Ttulo1"/>
        <w:numPr>
          <w:ilvl w:val="0"/>
          <w:numId w:val="9"/>
        </w:numPr>
      </w:pPr>
      <w:bookmarkStart w:id="112" w:name="_Toc481530316"/>
      <w:bookmarkStart w:id="113" w:name="_Toc482897585"/>
      <w:r w:rsidRPr="003117D6">
        <w:lastRenderedPageBreak/>
        <w:t xml:space="preserve">Web </w:t>
      </w:r>
      <w:proofErr w:type="spellStart"/>
      <w:r w:rsidRPr="003117D6">
        <w:t>Addresess</w:t>
      </w:r>
      <w:proofErr w:type="spellEnd"/>
      <w:r w:rsidRPr="003117D6">
        <w:t xml:space="preserve"> from where Packages Needs to be Downloaded</w:t>
      </w:r>
      <w:bookmarkEnd w:id="112"/>
      <w:bookmarkEnd w:id="113"/>
      <w:r w:rsidRPr="003117D6">
        <w:t xml:space="preserve"> </w:t>
      </w:r>
    </w:p>
    <w:p w14:paraId="0C98CE92" w14:textId="77777777" w:rsidR="00732DA7" w:rsidRPr="005307D9" w:rsidRDefault="00732DA7" w:rsidP="00732DA7">
      <w:pPr>
        <w:rPr>
          <w:rFonts w:ascii="Bookman Old Style" w:hAnsi="Bookman Old Style"/>
        </w:rPr>
      </w:pPr>
    </w:p>
    <w:p w14:paraId="5D3976E0" w14:textId="77777777" w:rsidR="00732DA7" w:rsidRPr="005307D9" w:rsidRDefault="00732DA7" w:rsidP="00732DA7">
      <w:pPr>
        <w:rPr>
          <w:rFonts w:ascii="Bookman Old Style" w:hAnsi="Bookman Old Style"/>
        </w:rPr>
      </w:pPr>
      <w:r w:rsidRPr="005307D9">
        <w:rPr>
          <w:rFonts w:ascii="Bookman Old Style" w:hAnsi="Bookman Old Style"/>
        </w:rPr>
        <w:t xml:space="preserve">Below are the web addresses </w:t>
      </w:r>
      <w:r>
        <w:rPr>
          <w:rFonts w:ascii="Bookman Old Style" w:hAnsi="Bookman Old Style"/>
        </w:rPr>
        <w:t>that needs access from the server to download the binaries.</w:t>
      </w:r>
    </w:p>
    <w:p w14:paraId="0092664A" w14:textId="77777777" w:rsidR="00732DA7" w:rsidRPr="005307D9" w:rsidRDefault="00732DA7" w:rsidP="00732DA7">
      <w:pPr>
        <w:rPr>
          <w:rFonts w:ascii="Bookman Old Style" w:hAnsi="Bookman Old Style"/>
        </w:rPr>
      </w:pPr>
    </w:p>
    <w:p w14:paraId="0B6AE27A" w14:textId="77777777" w:rsidR="00732DA7" w:rsidRPr="005307D9" w:rsidRDefault="00732DA7" w:rsidP="00732DA7">
      <w:pPr>
        <w:pStyle w:val="Prrafodelista"/>
        <w:numPr>
          <w:ilvl w:val="0"/>
          <w:numId w:val="27"/>
        </w:numPr>
        <w:rPr>
          <w:rFonts w:ascii="Bookman Old Style" w:hAnsi="Bookman Old Style"/>
        </w:rPr>
      </w:pPr>
      <w:proofErr w:type="gramStart"/>
      <w:r w:rsidRPr="005307D9">
        <w:rPr>
          <w:rFonts w:ascii="Bookman Old Style" w:hAnsi="Bookman Old Style"/>
        </w:rPr>
        <w:t>Cloudera :</w:t>
      </w:r>
      <w:proofErr w:type="gramEnd"/>
      <w:r w:rsidRPr="005307D9">
        <w:rPr>
          <w:rFonts w:ascii="Bookman Old Style" w:hAnsi="Bookman Old Style"/>
        </w:rPr>
        <w:t xml:space="preserve"> </w:t>
      </w:r>
    </w:p>
    <w:p w14:paraId="1E7F21A3" w14:textId="77777777" w:rsidR="00732DA7" w:rsidRPr="005307D9" w:rsidRDefault="00DF0703" w:rsidP="00732DA7">
      <w:pPr>
        <w:pStyle w:val="Prrafodelista"/>
        <w:numPr>
          <w:ilvl w:val="1"/>
          <w:numId w:val="27"/>
        </w:numPr>
        <w:rPr>
          <w:rFonts w:ascii="Bookman Old Style" w:hAnsi="Bookman Old Style"/>
        </w:rPr>
      </w:pPr>
      <w:hyperlink r:id="rId35" w:history="1">
        <w:r w:rsidR="00732DA7" w:rsidRPr="005307D9">
          <w:rPr>
            <w:rStyle w:val="Hipervnculo"/>
            <w:rFonts w:ascii="Bookman Old Style" w:hAnsi="Bookman Old Style"/>
          </w:rPr>
          <w:t>https://archive.cloudera.com/cm5/repo-as-tarball/5.8.4/</w:t>
        </w:r>
      </w:hyperlink>
    </w:p>
    <w:p w14:paraId="0E3A3BDA" w14:textId="77777777" w:rsidR="00732DA7" w:rsidRPr="005307D9" w:rsidRDefault="00732DA7" w:rsidP="00732DA7">
      <w:pPr>
        <w:pStyle w:val="Prrafodelista"/>
        <w:numPr>
          <w:ilvl w:val="1"/>
          <w:numId w:val="27"/>
        </w:numPr>
        <w:rPr>
          <w:rFonts w:ascii="Bookman Old Style" w:hAnsi="Bookman Old Style"/>
        </w:rPr>
      </w:pPr>
      <w:r w:rsidRPr="005307D9">
        <w:rPr>
          <w:rFonts w:ascii="Bookman Old Style" w:hAnsi="Bookman Old Style"/>
        </w:rPr>
        <w:t>http://archive.cloudera.com/cdh5/parcels/5.8.4/</w:t>
      </w:r>
    </w:p>
    <w:p w14:paraId="6B16DCEB" w14:textId="77777777" w:rsidR="00732DA7" w:rsidRPr="005307D9" w:rsidRDefault="00732DA7" w:rsidP="00732DA7">
      <w:pPr>
        <w:pStyle w:val="Prrafodelista"/>
        <w:numPr>
          <w:ilvl w:val="0"/>
          <w:numId w:val="27"/>
        </w:numPr>
        <w:rPr>
          <w:rFonts w:ascii="Bookman Old Style" w:hAnsi="Bookman Old Style"/>
        </w:rPr>
      </w:pPr>
      <w:proofErr w:type="spellStart"/>
      <w:proofErr w:type="gramStart"/>
      <w:r w:rsidRPr="005307D9">
        <w:rPr>
          <w:rFonts w:ascii="Bookman Old Style" w:hAnsi="Bookman Old Style"/>
        </w:rPr>
        <w:t>Miscelaneous</w:t>
      </w:r>
      <w:proofErr w:type="spellEnd"/>
      <w:r>
        <w:rPr>
          <w:rFonts w:ascii="Bookman Old Style" w:hAnsi="Bookman Old Style"/>
        </w:rPr>
        <w:t xml:space="preserve"> :</w:t>
      </w:r>
      <w:proofErr w:type="gramEnd"/>
      <w:r>
        <w:rPr>
          <w:rFonts w:ascii="Bookman Old Style" w:hAnsi="Bookman Old Style"/>
        </w:rPr>
        <w:t xml:space="preserve"> Access to CentOS base repo .</w:t>
      </w:r>
    </w:p>
    <w:p w14:paraId="672606D6" w14:textId="77777777" w:rsidR="00732DA7" w:rsidRPr="005307D9" w:rsidRDefault="00732DA7" w:rsidP="00732DA7">
      <w:pPr>
        <w:rPr>
          <w:rFonts w:ascii="Bookman Old Style" w:hAnsi="Bookman Old Style"/>
        </w:rPr>
      </w:pPr>
      <w:r w:rsidRPr="005307D9">
        <w:rPr>
          <w:rFonts w:ascii="Bookman Old Style" w:hAnsi="Bookman Old Style"/>
        </w:rPr>
        <w:br w:type="page"/>
      </w:r>
    </w:p>
    <w:p w14:paraId="38E131B5" w14:textId="77777777" w:rsidR="00732DA7" w:rsidRPr="003117D6" w:rsidRDefault="00732DA7" w:rsidP="003117D6">
      <w:pPr>
        <w:pStyle w:val="Ttulo1"/>
        <w:numPr>
          <w:ilvl w:val="0"/>
          <w:numId w:val="9"/>
        </w:numPr>
      </w:pPr>
      <w:bookmarkStart w:id="114" w:name="_Toc481530317"/>
      <w:bookmarkStart w:id="115" w:name="_Toc482897586"/>
      <w:r w:rsidRPr="003117D6">
        <w:lastRenderedPageBreak/>
        <w:t>Hosting an Internal Repo using Apache Web Server</w:t>
      </w:r>
      <w:bookmarkEnd w:id="114"/>
      <w:bookmarkEnd w:id="115"/>
    </w:p>
    <w:p w14:paraId="323CD129" w14:textId="77777777" w:rsidR="00732DA7" w:rsidRPr="005307D9" w:rsidRDefault="00732DA7" w:rsidP="00732DA7">
      <w:pPr>
        <w:rPr>
          <w:rFonts w:ascii="Bookman Old Style" w:hAnsi="Bookman Old Style"/>
        </w:rPr>
      </w:pPr>
    </w:p>
    <w:p w14:paraId="6230D4A7" w14:textId="77777777" w:rsidR="00732DA7" w:rsidRPr="005307D9" w:rsidRDefault="00732DA7" w:rsidP="00732DA7">
      <w:pPr>
        <w:rPr>
          <w:rFonts w:ascii="Bookman Old Style" w:hAnsi="Bookman Old Style"/>
        </w:rPr>
      </w:pPr>
      <w:r w:rsidRPr="005307D9">
        <w:rPr>
          <w:rFonts w:ascii="Bookman Old Style" w:hAnsi="Bookman Old Style"/>
        </w:rPr>
        <w:t>Internal Repository needs to be hosted to access the binaries for below two scenarios:</w:t>
      </w:r>
    </w:p>
    <w:p w14:paraId="065B04CE" w14:textId="77777777" w:rsidR="00732DA7" w:rsidRPr="005307D9" w:rsidRDefault="00732DA7" w:rsidP="00732DA7">
      <w:pPr>
        <w:pStyle w:val="Prrafodelista"/>
        <w:numPr>
          <w:ilvl w:val="0"/>
          <w:numId w:val="28"/>
        </w:numPr>
        <w:rPr>
          <w:rFonts w:ascii="Bookman Old Style" w:hAnsi="Bookman Old Style"/>
        </w:rPr>
      </w:pPr>
      <w:r w:rsidRPr="005307D9">
        <w:rPr>
          <w:rFonts w:ascii="Bookman Old Style" w:hAnsi="Bookman Old Style"/>
        </w:rPr>
        <w:t xml:space="preserve">Corporate policy does not allow access to external web </w:t>
      </w:r>
      <w:proofErr w:type="spellStart"/>
      <w:r w:rsidRPr="005307D9">
        <w:rPr>
          <w:rFonts w:ascii="Bookman Old Style" w:hAnsi="Bookman Old Style"/>
        </w:rPr>
        <w:t>url’s</w:t>
      </w:r>
      <w:proofErr w:type="spellEnd"/>
    </w:p>
    <w:p w14:paraId="6CD40928" w14:textId="77777777" w:rsidR="00732DA7" w:rsidRPr="005307D9" w:rsidRDefault="00732DA7" w:rsidP="00732DA7">
      <w:pPr>
        <w:pStyle w:val="Prrafodelista"/>
        <w:numPr>
          <w:ilvl w:val="0"/>
          <w:numId w:val="28"/>
        </w:numPr>
        <w:rPr>
          <w:rFonts w:ascii="Bookman Old Style" w:hAnsi="Bookman Old Style"/>
        </w:rPr>
      </w:pPr>
      <w:r w:rsidRPr="005307D9">
        <w:rPr>
          <w:rFonts w:ascii="Bookman Old Style" w:hAnsi="Bookman Old Style"/>
        </w:rPr>
        <w:t>Faster access to binaries in case of installations/upgrades.</w:t>
      </w:r>
    </w:p>
    <w:p w14:paraId="1D7037D3" w14:textId="77777777" w:rsidR="00732DA7" w:rsidRDefault="00732DA7" w:rsidP="00732DA7">
      <w:pPr>
        <w:rPr>
          <w:rFonts w:ascii="Bookman Old Style" w:hAnsi="Bookman Old Style"/>
        </w:rPr>
      </w:pPr>
    </w:p>
    <w:p w14:paraId="751A4987" w14:textId="77777777" w:rsidR="00732DA7" w:rsidRPr="005307D9" w:rsidRDefault="00732DA7" w:rsidP="00732DA7">
      <w:pPr>
        <w:rPr>
          <w:rFonts w:ascii="Bookman Old Style" w:hAnsi="Bookman Old Style"/>
        </w:rPr>
      </w:pPr>
      <w:r w:rsidRPr="005307D9">
        <w:rPr>
          <w:rFonts w:ascii="Bookman Old Style" w:hAnsi="Bookman Old Style"/>
        </w:rPr>
        <w:t xml:space="preserve">One of the most common webserver that can be used is Apache Http </w:t>
      </w:r>
      <w:proofErr w:type="gramStart"/>
      <w:r w:rsidRPr="005307D9">
        <w:rPr>
          <w:rFonts w:ascii="Bookman Old Style" w:hAnsi="Bookman Old Style"/>
        </w:rPr>
        <w:t>server .</w:t>
      </w:r>
      <w:proofErr w:type="gramEnd"/>
      <w:r w:rsidRPr="005307D9">
        <w:rPr>
          <w:rFonts w:ascii="Bookman Old Style" w:hAnsi="Bookman Old Style"/>
        </w:rPr>
        <w:t xml:space="preserve"> Verify if the Linux distribution has “</w:t>
      </w:r>
      <w:proofErr w:type="spellStart"/>
      <w:r w:rsidRPr="005307D9">
        <w:rPr>
          <w:rFonts w:ascii="Bookman Old Style" w:hAnsi="Bookman Old Style"/>
        </w:rPr>
        <w:t>httpd</w:t>
      </w:r>
      <w:proofErr w:type="spellEnd"/>
      <w:r w:rsidRPr="005307D9">
        <w:rPr>
          <w:rFonts w:ascii="Bookman Old Style" w:hAnsi="Bookman Old Style"/>
        </w:rPr>
        <w:t xml:space="preserve">” package already </w:t>
      </w:r>
      <w:proofErr w:type="gramStart"/>
      <w:r w:rsidRPr="005307D9">
        <w:rPr>
          <w:rFonts w:ascii="Bookman Old Style" w:hAnsi="Bookman Old Style"/>
        </w:rPr>
        <w:t>installed .</w:t>
      </w:r>
      <w:proofErr w:type="gramEnd"/>
      <w:r w:rsidRPr="005307D9">
        <w:rPr>
          <w:rFonts w:ascii="Bookman Old Style" w:hAnsi="Bookman Old Style"/>
        </w:rPr>
        <w:t xml:space="preserve"> </w:t>
      </w:r>
    </w:p>
    <w:p w14:paraId="0C83C2DF" w14:textId="77777777" w:rsidR="00732DA7" w:rsidRPr="005307D9" w:rsidRDefault="00732DA7" w:rsidP="00732DA7">
      <w:pPr>
        <w:rPr>
          <w:rFonts w:ascii="Bookman Old Style" w:hAnsi="Bookman Old Style"/>
        </w:rPr>
      </w:pPr>
    </w:p>
    <w:p w14:paraId="35D79E2F" w14:textId="77777777" w:rsidR="00732DA7" w:rsidRPr="005307D9" w:rsidRDefault="00732DA7" w:rsidP="00732DA7">
      <w:pPr>
        <w:rPr>
          <w:rFonts w:ascii="Bookman Old Style" w:hAnsi="Bookman Old Style"/>
        </w:rPr>
      </w:pPr>
      <w:r w:rsidRPr="005307D9">
        <w:rPr>
          <w:rFonts w:ascii="Bookman Old Style" w:hAnsi="Bookman Old Style"/>
        </w:rPr>
        <w:t xml:space="preserve">There are multiple ways to verify, one of the ways is as </w:t>
      </w:r>
      <w:proofErr w:type="gramStart"/>
      <w:r w:rsidRPr="005307D9">
        <w:rPr>
          <w:rFonts w:ascii="Bookman Old Style" w:hAnsi="Bookman Old Style"/>
        </w:rPr>
        <w:t>below :</w:t>
      </w:r>
      <w:proofErr w:type="gramEnd"/>
    </w:p>
    <w:p w14:paraId="2BDC3B41" w14:textId="77777777" w:rsidR="00732DA7" w:rsidRDefault="00732DA7" w:rsidP="00732DA7">
      <w:pPr>
        <w:pStyle w:val="Prrafodelista"/>
        <w:rPr>
          <w:rFonts w:ascii="Courier New" w:eastAsia="Times New Roman" w:hAnsi="Courier New" w:cs="Courier New"/>
        </w:rPr>
      </w:pPr>
      <w:r w:rsidRPr="005307D9">
        <w:rPr>
          <w:rFonts w:ascii="Bookman Old Style" w:eastAsia="Times New Roman" w:hAnsi="Bookman Old Style" w:cs="Courier New"/>
        </w:rPr>
        <w:t xml:space="preserve">&gt; </w:t>
      </w:r>
      <w:r w:rsidRPr="00F04E38">
        <w:rPr>
          <w:rFonts w:ascii="Courier New" w:eastAsia="Times New Roman" w:hAnsi="Courier New" w:cs="Courier New"/>
        </w:rPr>
        <w:t xml:space="preserve">yum info </w:t>
      </w:r>
      <w:proofErr w:type="spellStart"/>
      <w:r w:rsidRPr="00F04E38">
        <w:rPr>
          <w:rFonts w:ascii="Courier New" w:eastAsia="Times New Roman" w:hAnsi="Courier New" w:cs="Courier New"/>
        </w:rPr>
        <w:t>httpd</w:t>
      </w:r>
      <w:proofErr w:type="spellEnd"/>
    </w:p>
    <w:p w14:paraId="3AD9FFB6" w14:textId="77777777" w:rsidR="00732DA7" w:rsidRPr="00F04E38" w:rsidRDefault="00732DA7" w:rsidP="00732DA7">
      <w:pPr>
        <w:pStyle w:val="Prrafodelista"/>
        <w:rPr>
          <w:rFonts w:ascii="Courier New" w:eastAsia="Times New Roman" w:hAnsi="Courier New" w:cs="Courier New"/>
        </w:rPr>
      </w:pPr>
    </w:p>
    <w:p w14:paraId="5833AD73" w14:textId="77777777" w:rsidR="00732DA7" w:rsidRPr="005307D9" w:rsidRDefault="00732DA7" w:rsidP="00732DA7">
      <w:pPr>
        <w:rPr>
          <w:rFonts w:ascii="Bookman Old Style" w:hAnsi="Bookman Old Style"/>
        </w:rPr>
      </w:pPr>
      <w:r w:rsidRPr="005307D9">
        <w:rPr>
          <w:rFonts w:ascii="Bookman Old Style" w:hAnsi="Bookman Old Style"/>
        </w:rPr>
        <w:t xml:space="preserve">This will show an output similar to </w:t>
      </w:r>
      <w:proofErr w:type="gramStart"/>
      <w:r w:rsidRPr="005307D9">
        <w:rPr>
          <w:rFonts w:ascii="Bookman Old Style" w:hAnsi="Bookman Old Style"/>
        </w:rPr>
        <w:t>below :</w:t>
      </w:r>
      <w:proofErr w:type="gramEnd"/>
      <w:r w:rsidRPr="005307D9">
        <w:rPr>
          <w:rFonts w:ascii="Bookman Old Style" w:hAnsi="Bookman Old Style"/>
        </w:rPr>
        <w:t xml:space="preserve"> </w:t>
      </w:r>
    </w:p>
    <w:p w14:paraId="519207CB" w14:textId="77777777" w:rsidR="00732DA7" w:rsidRPr="005307D9" w:rsidRDefault="00732DA7" w:rsidP="00732DA7">
      <w:pPr>
        <w:rPr>
          <w:rFonts w:ascii="Bookman Old Style" w:hAnsi="Bookman Old Style"/>
        </w:rPr>
      </w:pPr>
      <w:r w:rsidRPr="005307D9">
        <w:rPr>
          <w:rFonts w:ascii="Bookman Old Style" w:hAnsi="Bookman Old Style"/>
        </w:rPr>
        <w:t xml:space="preserve">* If </w:t>
      </w:r>
      <w:proofErr w:type="spellStart"/>
      <w:r w:rsidRPr="005307D9">
        <w:rPr>
          <w:rFonts w:ascii="Bookman Old Style" w:hAnsi="Bookman Old Style"/>
        </w:rPr>
        <w:t>httpd</w:t>
      </w:r>
      <w:proofErr w:type="spellEnd"/>
      <w:r w:rsidRPr="005307D9">
        <w:rPr>
          <w:rFonts w:ascii="Bookman Old Style" w:hAnsi="Bookman Old Style"/>
        </w:rPr>
        <w:t xml:space="preserve"> is not installed, it will show the package only under “Available packages”</w:t>
      </w:r>
    </w:p>
    <w:p w14:paraId="6A41C99D" w14:textId="77777777" w:rsidR="00732DA7" w:rsidRPr="005307D9" w:rsidRDefault="00732DA7" w:rsidP="00732DA7">
      <w:pPr>
        <w:rPr>
          <w:rFonts w:ascii="Bookman Old Style" w:hAnsi="Bookman Old Style"/>
        </w:rPr>
      </w:pPr>
      <w:r w:rsidRPr="005307D9">
        <w:rPr>
          <w:rFonts w:ascii="Bookman Old Style" w:hAnsi="Bookman Old Style"/>
          <w:noProof/>
        </w:rPr>
        <w:drawing>
          <wp:inline distT="0" distB="0" distL="0" distR="0" wp14:anchorId="0F4B9A6D" wp14:editId="6270076F">
            <wp:extent cx="5943600" cy="30791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9115"/>
                    </a:xfrm>
                    <a:prstGeom prst="rect">
                      <a:avLst/>
                    </a:prstGeom>
                  </pic:spPr>
                </pic:pic>
              </a:graphicData>
            </a:graphic>
          </wp:inline>
        </w:drawing>
      </w:r>
    </w:p>
    <w:p w14:paraId="78E08830" w14:textId="77777777" w:rsidR="00732DA7" w:rsidRPr="005307D9" w:rsidRDefault="00732DA7" w:rsidP="00732DA7">
      <w:pPr>
        <w:rPr>
          <w:rFonts w:ascii="Bookman Old Style" w:hAnsi="Bookman Old Style"/>
        </w:rPr>
      </w:pPr>
      <w:r w:rsidRPr="005307D9">
        <w:rPr>
          <w:rFonts w:ascii="Bookman Old Style" w:hAnsi="Bookman Old Style"/>
        </w:rPr>
        <w:t xml:space="preserve">* If </w:t>
      </w:r>
      <w:proofErr w:type="spellStart"/>
      <w:r w:rsidRPr="005307D9">
        <w:rPr>
          <w:rFonts w:ascii="Bookman Old Style" w:hAnsi="Bookman Old Style"/>
        </w:rPr>
        <w:t>httpd</w:t>
      </w:r>
      <w:proofErr w:type="spellEnd"/>
      <w:r w:rsidRPr="005307D9">
        <w:rPr>
          <w:rFonts w:ascii="Bookman Old Style" w:hAnsi="Bookman Old Style"/>
        </w:rPr>
        <w:t xml:space="preserve"> is installed and there are higher versions </w:t>
      </w:r>
      <w:proofErr w:type="gramStart"/>
      <w:r w:rsidRPr="005307D9">
        <w:rPr>
          <w:rFonts w:ascii="Bookman Old Style" w:hAnsi="Bookman Old Style"/>
        </w:rPr>
        <w:t>available ,</w:t>
      </w:r>
      <w:proofErr w:type="gramEnd"/>
      <w:r w:rsidRPr="005307D9">
        <w:rPr>
          <w:rFonts w:ascii="Bookman Old Style" w:hAnsi="Bookman Old Style"/>
        </w:rPr>
        <w:t xml:space="preserve"> you can wither upgrade or start using the available version.</w:t>
      </w:r>
    </w:p>
    <w:p w14:paraId="58D598D0" w14:textId="77777777" w:rsidR="00732DA7" w:rsidRDefault="00732DA7" w:rsidP="00732DA7">
      <w:pPr>
        <w:rPr>
          <w:rFonts w:ascii="Bookman Old Style" w:hAnsi="Bookman Old Style"/>
        </w:rPr>
      </w:pPr>
    </w:p>
    <w:p w14:paraId="15545BAD" w14:textId="77777777" w:rsidR="00732DA7" w:rsidRPr="005307D9" w:rsidRDefault="00732DA7" w:rsidP="00732DA7">
      <w:pPr>
        <w:rPr>
          <w:rFonts w:ascii="Bookman Old Style" w:hAnsi="Bookman Old Style"/>
        </w:rPr>
      </w:pPr>
      <w:r w:rsidRPr="005307D9">
        <w:rPr>
          <w:rFonts w:ascii="Bookman Old Style" w:hAnsi="Bookman Old Style"/>
        </w:rPr>
        <w:t xml:space="preserve">To Install </w:t>
      </w:r>
      <w:proofErr w:type="spellStart"/>
      <w:proofErr w:type="gramStart"/>
      <w:r w:rsidRPr="005307D9">
        <w:rPr>
          <w:rFonts w:ascii="Bookman Old Style" w:hAnsi="Bookman Old Style"/>
        </w:rPr>
        <w:t>httpd</w:t>
      </w:r>
      <w:proofErr w:type="spellEnd"/>
      <w:r w:rsidRPr="005307D9">
        <w:rPr>
          <w:rFonts w:ascii="Bookman Old Style" w:hAnsi="Bookman Old Style"/>
        </w:rPr>
        <w:t xml:space="preserve"> :</w:t>
      </w:r>
      <w:proofErr w:type="gramEnd"/>
    </w:p>
    <w:p w14:paraId="604DB5D7" w14:textId="77777777" w:rsidR="00732DA7" w:rsidRPr="005307D9" w:rsidRDefault="00732DA7" w:rsidP="00732DA7">
      <w:pPr>
        <w:pStyle w:val="Prrafodelista"/>
        <w:rPr>
          <w:rFonts w:ascii="Bookman Old Style" w:eastAsia="Times New Roman" w:hAnsi="Bookman Old Style" w:cs="Courier New"/>
        </w:rPr>
      </w:pPr>
      <w:r w:rsidRPr="005307D9">
        <w:rPr>
          <w:rFonts w:ascii="Bookman Old Style" w:eastAsia="Times New Roman" w:hAnsi="Bookman Old Style" w:cs="Courier New"/>
        </w:rPr>
        <w:t xml:space="preserve">&gt; </w:t>
      </w:r>
      <w:r w:rsidRPr="00F04E38">
        <w:rPr>
          <w:rFonts w:ascii="Courier New" w:eastAsia="Times New Roman" w:hAnsi="Courier New" w:cs="Courier New"/>
        </w:rPr>
        <w:t xml:space="preserve">yum install </w:t>
      </w:r>
      <w:proofErr w:type="spellStart"/>
      <w:r w:rsidRPr="00F04E38">
        <w:rPr>
          <w:rFonts w:ascii="Courier New" w:eastAsia="Times New Roman" w:hAnsi="Courier New" w:cs="Courier New"/>
        </w:rPr>
        <w:t>httpd</w:t>
      </w:r>
      <w:proofErr w:type="spellEnd"/>
      <w:r w:rsidRPr="00F04E38">
        <w:rPr>
          <w:rFonts w:ascii="Courier New" w:eastAsia="Times New Roman" w:hAnsi="Courier New" w:cs="Courier New"/>
        </w:rPr>
        <w:t xml:space="preserve"> –y</w:t>
      </w:r>
      <w:r w:rsidRPr="005307D9">
        <w:rPr>
          <w:rFonts w:ascii="Bookman Old Style" w:eastAsia="Times New Roman" w:hAnsi="Bookman Old Style" w:cs="Courier New"/>
        </w:rPr>
        <w:t xml:space="preserve"> </w:t>
      </w:r>
    </w:p>
    <w:p w14:paraId="2045E993" w14:textId="77777777" w:rsidR="00732DA7" w:rsidRDefault="00732DA7" w:rsidP="00732DA7">
      <w:pPr>
        <w:rPr>
          <w:rFonts w:ascii="Bookman Old Style" w:hAnsi="Bookman Old Style"/>
        </w:rPr>
      </w:pPr>
    </w:p>
    <w:p w14:paraId="351E7888" w14:textId="77777777" w:rsidR="00732DA7" w:rsidRPr="005307D9" w:rsidRDefault="00732DA7" w:rsidP="00732DA7">
      <w:pPr>
        <w:rPr>
          <w:rFonts w:ascii="Bookman Old Style" w:hAnsi="Bookman Old Style"/>
        </w:rPr>
      </w:pPr>
      <w:r w:rsidRPr="005307D9">
        <w:rPr>
          <w:rFonts w:ascii="Bookman Old Style" w:hAnsi="Bookman Old Style"/>
        </w:rPr>
        <w:t xml:space="preserve">The above command will fetch the necessary binaries and dependencies from the external </w:t>
      </w:r>
      <w:proofErr w:type="spellStart"/>
      <w:r w:rsidRPr="005307D9">
        <w:rPr>
          <w:rFonts w:ascii="Bookman Old Style" w:hAnsi="Bookman Old Style"/>
        </w:rPr>
        <w:t>url</w:t>
      </w:r>
      <w:proofErr w:type="spellEnd"/>
      <w:r w:rsidRPr="005307D9">
        <w:rPr>
          <w:rFonts w:ascii="Bookman Old Style" w:hAnsi="Bookman Old Style"/>
        </w:rPr>
        <w:t xml:space="preserve"> and install the package. Once installation is </w:t>
      </w:r>
      <w:proofErr w:type="gramStart"/>
      <w:r w:rsidRPr="005307D9">
        <w:rPr>
          <w:rFonts w:ascii="Bookman Old Style" w:hAnsi="Bookman Old Style"/>
        </w:rPr>
        <w:t>successful ,</w:t>
      </w:r>
      <w:proofErr w:type="gramEnd"/>
      <w:r w:rsidRPr="005307D9">
        <w:rPr>
          <w:rFonts w:ascii="Bookman Old Style" w:hAnsi="Bookman Old Style"/>
        </w:rPr>
        <w:t xml:space="preserve"> you will be able to start the web server as described in section </w:t>
      </w:r>
      <w:hyperlink w:anchor="_Starting_a_Apache" w:history="1">
        <w:r w:rsidRPr="005307D9">
          <w:rPr>
            <w:rStyle w:val="Hipervnculo"/>
            <w:rFonts w:ascii="Bookman Old Style" w:hAnsi="Bookman Old Style"/>
          </w:rPr>
          <w:t>starting apache web-server</w:t>
        </w:r>
      </w:hyperlink>
      <w:r w:rsidRPr="005307D9">
        <w:rPr>
          <w:rFonts w:ascii="Bookman Old Style" w:hAnsi="Bookman Old Style"/>
        </w:rPr>
        <w:t>.</w:t>
      </w:r>
    </w:p>
    <w:p w14:paraId="6D02C1DC" w14:textId="77777777" w:rsidR="00732DA7" w:rsidRPr="005307D9" w:rsidRDefault="00732DA7" w:rsidP="00732DA7">
      <w:pPr>
        <w:rPr>
          <w:rFonts w:ascii="Bookman Old Style" w:hAnsi="Bookman Old Style"/>
        </w:rPr>
      </w:pPr>
      <w:r w:rsidRPr="005307D9">
        <w:rPr>
          <w:rFonts w:ascii="Bookman Old Style" w:hAnsi="Bookman Old Style"/>
          <w:noProof/>
        </w:rPr>
        <w:lastRenderedPageBreak/>
        <w:drawing>
          <wp:inline distT="0" distB="0" distL="0" distR="0" wp14:anchorId="7EDA243B" wp14:editId="11ACF5C1">
            <wp:extent cx="5943600" cy="31730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3095"/>
                    </a:xfrm>
                    <a:prstGeom prst="rect">
                      <a:avLst/>
                    </a:prstGeom>
                  </pic:spPr>
                </pic:pic>
              </a:graphicData>
            </a:graphic>
          </wp:inline>
        </w:drawing>
      </w:r>
    </w:p>
    <w:p w14:paraId="1DD40791" w14:textId="77777777" w:rsidR="00732DA7" w:rsidRPr="005307D9" w:rsidRDefault="00732DA7" w:rsidP="00732DA7">
      <w:pPr>
        <w:rPr>
          <w:rFonts w:ascii="Bookman Old Style" w:hAnsi="Bookman Old Style"/>
        </w:rPr>
      </w:pPr>
      <w:r w:rsidRPr="005307D9">
        <w:rPr>
          <w:rFonts w:ascii="Bookman Old Style" w:hAnsi="Bookman Old Style"/>
        </w:rPr>
        <w:t xml:space="preserve">If the webserver is already </w:t>
      </w:r>
      <w:proofErr w:type="gramStart"/>
      <w:r w:rsidRPr="005307D9">
        <w:rPr>
          <w:rFonts w:ascii="Bookman Old Style" w:hAnsi="Bookman Old Style"/>
        </w:rPr>
        <w:t>installed ,</w:t>
      </w:r>
      <w:proofErr w:type="gramEnd"/>
      <w:r w:rsidRPr="005307D9">
        <w:rPr>
          <w:rFonts w:ascii="Bookman Old Style" w:hAnsi="Bookman Old Style"/>
        </w:rPr>
        <w:t xml:space="preserve"> chose to update using below command:</w:t>
      </w:r>
    </w:p>
    <w:p w14:paraId="6A32F5DA" w14:textId="77777777" w:rsidR="00732DA7" w:rsidRDefault="00732DA7" w:rsidP="00732DA7">
      <w:pPr>
        <w:pStyle w:val="Prrafodelista"/>
        <w:rPr>
          <w:rFonts w:ascii="Courier New" w:eastAsia="Times New Roman" w:hAnsi="Courier New" w:cs="Courier New"/>
        </w:rPr>
      </w:pPr>
      <w:r w:rsidRPr="005307D9">
        <w:rPr>
          <w:rFonts w:ascii="Bookman Old Style" w:eastAsia="Times New Roman" w:hAnsi="Bookman Old Style" w:cs="Courier New"/>
        </w:rPr>
        <w:t xml:space="preserve">&gt; </w:t>
      </w:r>
      <w:r w:rsidRPr="00F04E38">
        <w:rPr>
          <w:rFonts w:ascii="Courier New" w:eastAsia="Times New Roman" w:hAnsi="Courier New" w:cs="Courier New"/>
        </w:rPr>
        <w:t xml:space="preserve">yum update </w:t>
      </w:r>
      <w:proofErr w:type="spellStart"/>
      <w:r w:rsidRPr="00F04E38">
        <w:rPr>
          <w:rFonts w:ascii="Courier New" w:eastAsia="Times New Roman" w:hAnsi="Courier New" w:cs="Courier New"/>
        </w:rPr>
        <w:t>httpd</w:t>
      </w:r>
      <w:proofErr w:type="spellEnd"/>
    </w:p>
    <w:p w14:paraId="400EA488" w14:textId="77777777" w:rsidR="00732DA7" w:rsidRPr="005307D9" w:rsidRDefault="00732DA7" w:rsidP="00732DA7">
      <w:pPr>
        <w:pStyle w:val="Prrafodelista"/>
        <w:rPr>
          <w:rFonts w:ascii="Bookman Old Style" w:eastAsia="Times New Roman" w:hAnsi="Bookman Old Style" w:cs="Courier New"/>
        </w:rPr>
      </w:pPr>
    </w:p>
    <w:p w14:paraId="0CCAC44F" w14:textId="77777777" w:rsidR="00732DA7" w:rsidRPr="005307D9" w:rsidRDefault="00732DA7" w:rsidP="00732DA7">
      <w:pPr>
        <w:rPr>
          <w:rFonts w:ascii="Bookman Old Style" w:hAnsi="Bookman Old Style"/>
        </w:rPr>
      </w:pPr>
      <w:r w:rsidRPr="005307D9">
        <w:rPr>
          <w:rFonts w:ascii="Bookman Old Style" w:hAnsi="Bookman Old Style"/>
        </w:rPr>
        <w:t>After that you can start the webserver as mentioned in Step A under Starting webserver section.</w:t>
      </w:r>
    </w:p>
    <w:p w14:paraId="59D9C870" w14:textId="77777777" w:rsidR="00732DA7" w:rsidRPr="005307D9" w:rsidRDefault="00732DA7" w:rsidP="00732DA7">
      <w:pPr>
        <w:rPr>
          <w:rFonts w:ascii="Bookman Old Style" w:hAnsi="Bookman Old Style"/>
        </w:rPr>
      </w:pPr>
    </w:p>
    <w:p w14:paraId="12EB644E" w14:textId="77777777" w:rsidR="00732DA7" w:rsidRPr="005307D9" w:rsidRDefault="00732DA7" w:rsidP="00732DA7">
      <w:pPr>
        <w:rPr>
          <w:rFonts w:ascii="Bookman Old Style" w:hAnsi="Bookman Old Style"/>
        </w:rPr>
      </w:pPr>
    </w:p>
    <w:p w14:paraId="6B73C239" w14:textId="77777777" w:rsidR="00732DA7" w:rsidRPr="005307D9" w:rsidRDefault="00732DA7" w:rsidP="00732DA7">
      <w:pPr>
        <w:pStyle w:val="Ttulo2"/>
        <w:rPr>
          <w:rFonts w:ascii="Bookman Old Style" w:hAnsi="Bookman Old Style"/>
        </w:rPr>
      </w:pPr>
      <w:bookmarkStart w:id="116" w:name="_Toc481530318"/>
      <w:bookmarkStart w:id="117" w:name="_Toc482897587"/>
      <w:r w:rsidRPr="005307D9">
        <w:rPr>
          <w:rFonts w:ascii="Bookman Old Style" w:hAnsi="Bookman Old Style"/>
        </w:rPr>
        <w:t>Starting a Apache http web-server:</w:t>
      </w:r>
      <w:bookmarkEnd w:id="116"/>
      <w:bookmarkEnd w:id="117"/>
    </w:p>
    <w:p w14:paraId="52EF0642" w14:textId="77777777" w:rsidR="00732DA7" w:rsidRPr="005307D9" w:rsidRDefault="00732DA7" w:rsidP="00732DA7">
      <w:pPr>
        <w:rPr>
          <w:rFonts w:ascii="Bookman Old Style" w:hAnsi="Bookman Old Style"/>
        </w:rPr>
      </w:pPr>
    </w:p>
    <w:p w14:paraId="36CFEE10" w14:textId="77777777" w:rsidR="00732DA7" w:rsidRPr="005307D9" w:rsidRDefault="00732DA7" w:rsidP="00732DA7">
      <w:pPr>
        <w:pStyle w:val="Prrafodelista"/>
        <w:numPr>
          <w:ilvl w:val="0"/>
          <w:numId w:val="48"/>
        </w:numPr>
        <w:rPr>
          <w:rFonts w:ascii="Bookman Old Style" w:hAnsi="Bookman Old Style"/>
        </w:rPr>
      </w:pPr>
      <w:r w:rsidRPr="005307D9">
        <w:rPr>
          <w:rFonts w:ascii="Bookman Old Style" w:hAnsi="Bookman Old Style"/>
        </w:rPr>
        <w:t xml:space="preserve">Log on to </w:t>
      </w:r>
      <w:proofErr w:type="gramStart"/>
      <w:r w:rsidRPr="005307D9">
        <w:rPr>
          <w:rFonts w:ascii="Bookman Old Style" w:eastAsia="Times New Roman" w:hAnsi="Bookman Old Style"/>
        </w:rPr>
        <w:t>server</w:t>
      </w:r>
      <w:r w:rsidRPr="005307D9">
        <w:rPr>
          <w:rFonts w:ascii="Bookman Old Style" w:hAnsi="Bookman Old Style"/>
        </w:rPr>
        <w:t xml:space="preserve"> ,</w:t>
      </w:r>
      <w:proofErr w:type="gramEnd"/>
      <w:r w:rsidRPr="005307D9">
        <w:rPr>
          <w:rFonts w:ascii="Bookman Old Style" w:hAnsi="Bookman Old Style"/>
        </w:rPr>
        <w:t xml:space="preserve"> &amp;</w:t>
      </w:r>
      <w:r>
        <w:rPr>
          <w:rFonts w:ascii="Bookman Old Style" w:hAnsi="Bookman Old Style"/>
        </w:rPr>
        <w:t xml:space="preserve"> start web-server</w:t>
      </w:r>
    </w:p>
    <w:p w14:paraId="61ECBEB7" w14:textId="77777777" w:rsidR="00732DA7" w:rsidRDefault="00732DA7" w:rsidP="00732DA7">
      <w:pPr>
        <w:pStyle w:val="Prrafodelista"/>
        <w:rPr>
          <w:rFonts w:ascii="Bookman Old Style" w:hAnsi="Bookman Old Style"/>
        </w:rPr>
      </w:pPr>
      <w:r w:rsidRPr="005307D9">
        <w:rPr>
          <w:rFonts w:ascii="Bookman Old Style" w:eastAsia="Times New Roman" w:hAnsi="Bookman Old Style" w:cs="Courier New"/>
        </w:rPr>
        <w:t xml:space="preserve">&gt; service </w:t>
      </w:r>
      <w:proofErr w:type="spellStart"/>
      <w:r w:rsidRPr="005307D9">
        <w:rPr>
          <w:rFonts w:ascii="Bookman Old Style" w:eastAsia="Times New Roman" w:hAnsi="Bookman Old Style" w:cs="Courier New"/>
        </w:rPr>
        <w:t>httpd</w:t>
      </w:r>
      <w:proofErr w:type="spellEnd"/>
      <w:r w:rsidRPr="005307D9">
        <w:rPr>
          <w:rFonts w:ascii="Bookman Old Style" w:eastAsia="Times New Roman" w:hAnsi="Bookman Old Style" w:cs="Courier New"/>
        </w:rPr>
        <w:t xml:space="preserve"> start</w:t>
      </w:r>
      <w:r w:rsidRPr="005307D9">
        <w:rPr>
          <w:rFonts w:ascii="Bookman Old Style" w:hAnsi="Bookman Old Style"/>
        </w:rPr>
        <w:t xml:space="preserve"> </w:t>
      </w:r>
    </w:p>
    <w:p w14:paraId="15F31AF4" w14:textId="77777777" w:rsidR="00637DB4" w:rsidRDefault="00637DB4" w:rsidP="00732DA7">
      <w:pPr>
        <w:pStyle w:val="Prrafodelista"/>
        <w:rPr>
          <w:rFonts w:ascii="Bookman Old Style" w:hAnsi="Bookman Old Style"/>
        </w:rPr>
      </w:pPr>
    </w:p>
    <w:p w14:paraId="7BC8C8CB" w14:textId="60CC2122" w:rsidR="00637DB4" w:rsidRDefault="00637DB4">
      <w:pPr>
        <w:spacing w:after="200" w:line="276" w:lineRule="auto"/>
        <w:jc w:val="both"/>
        <w:rPr>
          <w:rFonts w:ascii="Bookman Old Style" w:hAnsi="Bookman Old Style"/>
        </w:rPr>
      </w:pPr>
      <w:r>
        <w:rPr>
          <w:rFonts w:ascii="Bookman Old Style" w:hAnsi="Bookman Old Style"/>
        </w:rPr>
        <w:br w:type="page"/>
      </w:r>
    </w:p>
    <w:p w14:paraId="5CC27C3D" w14:textId="1BD997BD" w:rsidR="00637DB4" w:rsidRDefault="00637DB4" w:rsidP="00C7631C">
      <w:pPr>
        <w:pStyle w:val="Ttulo1"/>
        <w:numPr>
          <w:ilvl w:val="0"/>
          <w:numId w:val="9"/>
        </w:numPr>
      </w:pPr>
      <w:bookmarkStart w:id="118" w:name="_Toc482897588"/>
      <w:r>
        <w:lastRenderedPageBreak/>
        <w:t>Temporary Network re-architecture around 1G compatible TOR</w:t>
      </w:r>
      <w:bookmarkEnd w:id="118"/>
    </w:p>
    <w:p w14:paraId="2C251D55" w14:textId="77777777" w:rsidR="00637DB4" w:rsidRDefault="00637DB4" w:rsidP="00732DA7">
      <w:pPr>
        <w:pStyle w:val="Prrafodelista"/>
        <w:rPr>
          <w:rFonts w:ascii="Bookman Old Style" w:hAnsi="Bookman Old Style"/>
        </w:rPr>
      </w:pPr>
    </w:p>
    <w:p w14:paraId="63F92731" w14:textId="09D270F3" w:rsidR="00C7631C" w:rsidRPr="00C7631C" w:rsidRDefault="00C7631C" w:rsidP="00C7631C">
      <w:pPr>
        <w:rPr>
          <w:rFonts w:ascii="Bookman Old Style" w:hAnsi="Bookman Old Style"/>
        </w:rPr>
      </w:pPr>
      <w:r>
        <w:rPr>
          <w:rFonts w:ascii="Bookman Old Style" w:hAnsi="Bookman Old Style"/>
        </w:rPr>
        <w:t xml:space="preserve">Since there is a delay in procuring the compatible TOR for 10G network </w:t>
      </w:r>
      <w:proofErr w:type="gramStart"/>
      <w:r>
        <w:rPr>
          <w:rFonts w:ascii="Bookman Old Style" w:hAnsi="Bookman Old Style"/>
        </w:rPr>
        <w:t>interface .</w:t>
      </w:r>
      <w:proofErr w:type="gramEnd"/>
      <w:r>
        <w:rPr>
          <w:rFonts w:ascii="Bookman Old Style" w:hAnsi="Bookman Old Style"/>
        </w:rPr>
        <w:t xml:space="preserve"> For </w:t>
      </w:r>
      <w:proofErr w:type="gramStart"/>
      <w:r>
        <w:rPr>
          <w:rFonts w:ascii="Bookman Old Style" w:hAnsi="Bookman Old Style"/>
        </w:rPr>
        <w:t>now</w:t>
      </w:r>
      <w:proofErr w:type="gramEnd"/>
      <w:r>
        <w:rPr>
          <w:rFonts w:ascii="Bookman Old Style" w:hAnsi="Bookman Old Style"/>
        </w:rPr>
        <w:t xml:space="preserve"> </w:t>
      </w:r>
      <w:proofErr w:type="spellStart"/>
      <w:r>
        <w:rPr>
          <w:rFonts w:ascii="Bookman Old Style" w:hAnsi="Bookman Old Style"/>
        </w:rPr>
        <w:t>hadoop</w:t>
      </w:r>
      <w:proofErr w:type="spellEnd"/>
      <w:r>
        <w:rPr>
          <w:rFonts w:ascii="Bookman Old Style" w:hAnsi="Bookman Old Style"/>
        </w:rPr>
        <w:t xml:space="preserve"> and </w:t>
      </w:r>
      <w:proofErr w:type="spellStart"/>
      <w:r>
        <w:rPr>
          <w:rFonts w:ascii="Bookman Old Style" w:hAnsi="Bookman Old Style"/>
        </w:rPr>
        <w:t>datalake</w:t>
      </w:r>
      <w:proofErr w:type="spellEnd"/>
      <w:r>
        <w:rPr>
          <w:rFonts w:ascii="Bookman Old Style" w:hAnsi="Bookman Old Style"/>
        </w:rPr>
        <w:t xml:space="preserve"> implementation will proceed. Once the switch is </w:t>
      </w:r>
      <w:proofErr w:type="gramStart"/>
      <w:r>
        <w:rPr>
          <w:rFonts w:ascii="Bookman Old Style" w:hAnsi="Bookman Old Style"/>
        </w:rPr>
        <w:t>procured ,</w:t>
      </w:r>
      <w:proofErr w:type="gramEnd"/>
      <w:r>
        <w:rPr>
          <w:rFonts w:ascii="Bookman Old Style" w:hAnsi="Bookman Old Style"/>
        </w:rPr>
        <w:t xml:space="preserve"> </w:t>
      </w:r>
      <w:r w:rsidR="0040411A">
        <w:rPr>
          <w:rFonts w:ascii="Bookman Old Style" w:hAnsi="Bookman Old Style"/>
        </w:rPr>
        <w:t>network will be upgraded to fiber . B</w:t>
      </w:r>
      <w:r>
        <w:rPr>
          <w:rFonts w:ascii="Bookman Old Style" w:hAnsi="Bookman Old Style"/>
        </w:rPr>
        <w:t xml:space="preserve">elow </w:t>
      </w:r>
      <w:r w:rsidR="0040411A">
        <w:rPr>
          <w:rFonts w:ascii="Bookman Old Style" w:hAnsi="Bookman Old Style"/>
        </w:rPr>
        <w:t xml:space="preserve">noted points </w:t>
      </w:r>
      <w:r>
        <w:rPr>
          <w:rFonts w:ascii="Bookman Old Style" w:hAnsi="Bookman Old Style"/>
        </w:rPr>
        <w:t>need to be taken care .</w:t>
      </w:r>
    </w:p>
    <w:p w14:paraId="64AC84C3" w14:textId="77777777" w:rsidR="00732DA7" w:rsidRPr="00346B7D" w:rsidRDefault="00732DA7" w:rsidP="00732DA7">
      <w:pPr>
        <w:rPr>
          <w:rFonts w:ascii="Bookman Old Style" w:hAnsi="Bookman Old Style"/>
          <w:smallCaps/>
          <w:spacing w:val="5"/>
          <w:sz w:val="32"/>
          <w:szCs w:val="32"/>
        </w:rPr>
      </w:pPr>
    </w:p>
    <w:p w14:paraId="64BAD701" w14:textId="630D6F8C" w:rsidR="00732DA7" w:rsidRDefault="00E27041" w:rsidP="00877497">
      <w:r w:rsidRPr="00E27041">
        <w:rPr>
          <w:noProof/>
        </w:rPr>
        <w:drawing>
          <wp:inline distT="0" distB="0" distL="0" distR="0" wp14:anchorId="157D4779" wp14:editId="18BF884B">
            <wp:extent cx="5943600" cy="6080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80760"/>
                    </a:xfrm>
                    <a:prstGeom prst="rect">
                      <a:avLst/>
                    </a:prstGeom>
                  </pic:spPr>
                </pic:pic>
              </a:graphicData>
            </a:graphic>
          </wp:inline>
        </w:drawing>
      </w:r>
    </w:p>
    <w:p w14:paraId="06DC725A" w14:textId="77777777" w:rsidR="00E27041" w:rsidRDefault="00E27041" w:rsidP="00877497"/>
    <w:p w14:paraId="34CB6E44" w14:textId="7B51E531" w:rsidR="00E27041" w:rsidRDefault="00E27041" w:rsidP="00877497">
      <w:r>
        <w:t xml:space="preserve">Implication of the network </w:t>
      </w:r>
      <w:proofErr w:type="gramStart"/>
      <w:r>
        <w:t>upgrade :</w:t>
      </w:r>
      <w:proofErr w:type="gramEnd"/>
    </w:p>
    <w:p w14:paraId="337A8FBE" w14:textId="77777777" w:rsidR="00544B0D" w:rsidRPr="00E27041" w:rsidRDefault="008E1EBE" w:rsidP="00E27041">
      <w:pPr>
        <w:numPr>
          <w:ilvl w:val="0"/>
          <w:numId w:val="31"/>
        </w:numPr>
      </w:pPr>
      <w:r w:rsidRPr="00E27041">
        <w:lastRenderedPageBreak/>
        <w:t xml:space="preserve">Change from copper to fiber would mean change in use of available NICs, which could imply change in IP </w:t>
      </w:r>
      <w:proofErr w:type="gramStart"/>
      <w:r w:rsidRPr="00E27041">
        <w:t>address .</w:t>
      </w:r>
      <w:proofErr w:type="gramEnd"/>
      <w:r w:rsidRPr="00E27041">
        <w:t xml:space="preserve"> </w:t>
      </w:r>
    </w:p>
    <w:p w14:paraId="7FE93347" w14:textId="77777777" w:rsidR="00544B0D" w:rsidRDefault="008E1EBE" w:rsidP="00E27041">
      <w:pPr>
        <w:numPr>
          <w:ilvl w:val="0"/>
          <w:numId w:val="31"/>
        </w:numPr>
      </w:pPr>
      <w:r w:rsidRPr="00E27041">
        <w:t xml:space="preserve">Hadoop downtime would be required and reconfiguring the OS cluster IPs will be </w:t>
      </w:r>
      <w:proofErr w:type="gramStart"/>
      <w:r w:rsidRPr="00E27041">
        <w:t>required .</w:t>
      </w:r>
      <w:proofErr w:type="gramEnd"/>
      <w:r w:rsidRPr="00E27041">
        <w:t xml:space="preserve"> </w:t>
      </w:r>
    </w:p>
    <w:p w14:paraId="0FD27560" w14:textId="77777777" w:rsidR="00E27041" w:rsidRDefault="00E27041" w:rsidP="00E27041"/>
    <w:p w14:paraId="17ED9EFF" w14:textId="26520563" w:rsidR="00E27041" w:rsidRDefault="00E27041" w:rsidP="00E27041">
      <w:r>
        <w:t>Recommendation to avoid any adverse impact to cluster:</w:t>
      </w:r>
    </w:p>
    <w:p w14:paraId="11F95C2E" w14:textId="77777777" w:rsidR="00E27041" w:rsidRPr="00E27041" w:rsidRDefault="00E27041" w:rsidP="00E27041"/>
    <w:p w14:paraId="7B151F4D" w14:textId="77777777" w:rsidR="00E27041" w:rsidRDefault="008E1EBE" w:rsidP="00E27041">
      <w:pPr>
        <w:pStyle w:val="Prrafodelista"/>
        <w:numPr>
          <w:ilvl w:val="0"/>
          <w:numId w:val="34"/>
        </w:numPr>
      </w:pPr>
      <w:r w:rsidRPr="00E27041">
        <w:t xml:space="preserve">Network team to </w:t>
      </w:r>
      <w:r w:rsidR="00E27041">
        <w:t xml:space="preserve">make </w:t>
      </w:r>
      <w:proofErr w:type="gramStart"/>
      <w:r w:rsidR="00E27041">
        <w:t>sure ,</w:t>
      </w:r>
      <w:proofErr w:type="gramEnd"/>
      <w:r w:rsidR="00E27041">
        <w:t xml:space="preserve"> same IP’s are assigned to the servers .</w:t>
      </w:r>
    </w:p>
    <w:p w14:paraId="30612108" w14:textId="74A44113" w:rsidR="00544B0D" w:rsidRPr="00E27041" w:rsidRDefault="00E27041" w:rsidP="00E27041">
      <w:pPr>
        <w:pStyle w:val="Prrafodelista"/>
        <w:numPr>
          <w:ilvl w:val="0"/>
          <w:numId w:val="34"/>
        </w:numPr>
      </w:pPr>
      <w:r>
        <w:t xml:space="preserve">DNS entries should </w:t>
      </w:r>
      <w:proofErr w:type="gramStart"/>
      <w:r>
        <w:t>made</w:t>
      </w:r>
      <w:proofErr w:type="gramEnd"/>
      <w:r>
        <w:t xml:space="preserve"> sure are accurate.</w:t>
      </w:r>
      <w:r w:rsidR="008E1EBE" w:rsidRPr="00E27041">
        <w:t xml:space="preserve"> </w:t>
      </w:r>
    </w:p>
    <w:p w14:paraId="521B96A6" w14:textId="77777777" w:rsidR="00E27041" w:rsidRPr="00877497" w:rsidRDefault="00E27041" w:rsidP="00877497"/>
    <w:sectPr w:rsidR="00E27041" w:rsidRPr="00877497" w:rsidSect="005B676E">
      <w:headerReference w:type="default" r:id="rId39"/>
      <w:footerReference w:type="default" r:id="rId40"/>
      <w:pgSz w:w="12240" w:h="15840"/>
      <w:pgMar w:top="1440" w:right="1440" w:bottom="1440" w:left="1440" w:header="0" w:footer="720" w:gutter="0"/>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Sandra Milena Cardona Gil" w:date="2017-11-01T10:24:00Z" w:initials="SMCG">
    <w:p w14:paraId="35784524" w14:textId="47F41431" w:rsidR="00DF0703" w:rsidRDefault="00DF0703">
      <w:pPr>
        <w:pStyle w:val="Textocomentario"/>
      </w:pPr>
      <w:r>
        <w:rPr>
          <w:rStyle w:val="Refdecomentario"/>
        </w:rPr>
        <w:annotationRef/>
      </w:r>
      <w:r w:rsidRPr="00C14B87">
        <w:t xml:space="preserve">The architecture of Colombia must be indicated with the real IP addresses. I attached the map with the real architecture of </w:t>
      </w:r>
      <w:proofErr w:type="spellStart"/>
      <w:r w:rsidRPr="00C14B87">
        <w:t>TigoColombia</w:t>
      </w:r>
      <w:proofErr w:type="spellEnd"/>
      <w:r w:rsidRPr="00C14B87">
        <w:t>. It must be corrected from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78452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F75655" w14:textId="77777777" w:rsidR="007372A9" w:rsidRDefault="007372A9">
      <w:r>
        <w:separator/>
      </w:r>
    </w:p>
  </w:endnote>
  <w:endnote w:type="continuationSeparator" w:id="0">
    <w:p w14:paraId="021FB247" w14:textId="77777777" w:rsidR="007372A9" w:rsidRDefault="00737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p simplifi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2BF1A" w14:textId="51A06532" w:rsidR="00DF0703" w:rsidRDefault="00DF0703">
    <w:pPr>
      <w:jc w:val="right"/>
    </w:pPr>
    <w:r>
      <w:fldChar w:fldCharType="begin"/>
    </w:r>
    <w:r>
      <w:instrText>PAGE</w:instrText>
    </w:r>
    <w:r>
      <w:fldChar w:fldCharType="separate"/>
    </w:r>
    <w:r w:rsidR="00590E10">
      <w:rPr>
        <w:noProof/>
      </w:rPr>
      <w:t>43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372373" w14:textId="77777777" w:rsidR="007372A9" w:rsidRDefault="007372A9">
      <w:r>
        <w:separator/>
      </w:r>
    </w:p>
  </w:footnote>
  <w:footnote w:type="continuationSeparator" w:id="0">
    <w:p w14:paraId="2CA5D0DF" w14:textId="77777777" w:rsidR="007372A9" w:rsidRDefault="00737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67CA6" w14:textId="77777777" w:rsidR="00DF0703" w:rsidRDefault="00DF0703">
    <w:r>
      <w:rPr>
        <w:noProof/>
      </w:rPr>
      <w:drawing>
        <wp:anchor distT="0" distB="0" distL="114300" distR="114300" simplePos="0" relativeHeight="251659264" behindDoc="1" locked="1" layoutInCell="1" allowOverlap="1" wp14:anchorId="14B4C3B9" wp14:editId="75C5409C">
          <wp:simplePos x="0" y="0"/>
          <wp:positionH relativeFrom="page">
            <wp:posOffset>51435</wp:posOffset>
          </wp:positionH>
          <wp:positionV relativeFrom="page">
            <wp:posOffset>-109220</wp:posOffset>
          </wp:positionV>
          <wp:extent cx="7771765" cy="10057765"/>
          <wp:effectExtent l="0" t="0" r="63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_107 - SOW Template_Page_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1765" cy="100577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23F5"/>
    <w:multiLevelType w:val="multilevel"/>
    <w:tmpl w:val="4C8C27D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B4D2E"/>
    <w:multiLevelType w:val="hybridMultilevel"/>
    <w:tmpl w:val="4B06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A07DD"/>
    <w:multiLevelType w:val="hybridMultilevel"/>
    <w:tmpl w:val="A2865BAA"/>
    <w:lvl w:ilvl="0" w:tplc="E9CA9F72">
      <w:start w:val="1"/>
      <w:numFmt w:val="decimal"/>
      <w:lvlText w:val="%1."/>
      <w:lvlJc w:val="left"/>
      <w:pPr>
        <w:tabs>
          <w:tab w:val="num" w:pos="720"/>
        </w:tabs>
        <w:ind w:left="720" w:hanging="360"/>
      </w:pPr>
    </w:lvl>
    <w:lvl w:ilvl="1" w:tplc="415611FE" w:tentative="1">
      <w:start w:val="1"/>
      <w:numFmt w:val="decimal"/>
      <w:lvlText w:val="%2."/>
      <w:lvlJc w:val="left"/>
      <w:pPr>
        <w:tabs>
          <w:tab w:val="num" w:pos="1440"/>
        </w:tabs>
        <w:ind w:left="1440" w:hanging="360"/>
      </w:pPr>
    </w:lvl>
    <w:lvl w:ilvl="2" w:tplc="BC602D70" w:tentative="1">
      <w:start w:val="1"/>
      <w:numFmt w:val="decimal"/>
      <w:lvlText w:val="%3."/>
      <w:lvlJc w:val="left"/>
      <w:pPr>
        <w:tabs>
          <w:tab w:val="num" w:pos="2160"/>
        </w:tabs>
        <w:ind w:left="2160" w:hanging="360"/>
      </w:pPr>
    </w:lvl>
    <w:lvl w:ilvl="3" w:tplc="A6FE0F16" w:tentative="1">
      <w:start w:val="1"/>
      <w:numFmt w:val="decimal"/>
      <w:lvlText w:val="%4."/>
      <w:lvlJc w:val="left"/>
      <w:pPr>
        <w:tabs>
          <w:tab w:val="num" w:pos="2880"/>
        </w:tabs>
        <w:ind w:left="2880" w:hanging="360"/>
      </w:pPr>
    </w:lvl>
    <w:lvl w:ilvl="4" w:tplc="055A905A" w:tentative="1">
      <w:start w:val="1"/>
      <w:numFmt w:val="decimal"/>
      <w:lvlText w:val="%5."/>
      <w:lvlJc w:val="left"/>
      <w:pPr>
        <w:tabs>
          <w:tab w:val="num" w:pos="3600"/>
        </w:tabs>
        <w:ind w:left="3600" w:hanging="360"/>
      </w:pPr>
    </w:lvl>
    <w:lvl w:ilvl="5" w:tplc="3EF4700A" w:tentative="1">
      <w:start w:val="1"/>
      <w:numFmt w:val="decimal"/>
      <w:lvlText w:val="%6."/>
      <w:lvlJc w:val="left"/>
      <w:pPr>
        <w:tabs>
          <w:tab w:val="num" w:pos="4320"/>
        </w:tabs>
        <w:ind w:left="4320" w:hanging="360"/>
      </w:pPr>
    </w:lvl>
    <w:lvl w:ilvl="6" w:tplc="9EDC0978" w:tentative="1">
      <w:start w:val="1"/>
      <w:numFmt w:val="decimal"/>
      <w:lvlText w:val="%7."/>
      <w:lvlJc w:val="left"/>
      <w:pPr>
        <w:tabs>
          <w:tab w:val="num" w:pos="5040"/>
        </w:tabs>
        <w:ind w:left="5040" w:hanging="360"/>
      </w:pPr>
    </w:lvl>
    <w:lvl w:ilvl="7" w:tplc="92EE3E30" w:tentative="1">
      <w:start w:val="1"/>
      <w:numFmt w:val="decimal"/>
      <w:lvlText w:val="%8."/>
      <w:lvlJc w:val="left"/>
      <w:pPr>
        <w:tabs>
          <w:tab w:val="num" w:pos="5760"/>
        </w:tabs>
        <w:ind w:left="5760" w:hanging="360"/>
      </w:pPr>
    </w:lvl>
    <w:lvl w:ilvl="8" w:tplc="1C4E2626" w:tentative="1">
      <w:start w:val="1"/>
      <w:numFmt w:val="decimal"/>
      <w:lvlText w:val="%9."/>
      <w:lvlJc w:val="left"/>
      <w:pPr>
        <w:tabs>
          <w:tab w:val="num" w:pos="6480"/>
        </w:tabs>
        <w:ind w:left="6480" w:hanging="360"/>
      </w:pPr>
    </w:lvl>
  </w:abstractNum>
  <w:abstractNum w:abstractNumId="3" w15:restartNumberingAfterBreak="0">
    <w:nsid w:val="097626A3"/>
    <w:multiLevelType w:val="hybridMultilevel"/>
    <w:tmpl w:val="5C92B1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C2F5E"/>
    <w:multiLevelType w:val="multilevel"/>
    <w:tmpl w:val="22C2E20A"/>
    <w:lvl w:ilvl="0">
      <w:start w:val="1"/>
      <w:numFmt w:val="decimal"/>
      <w:lvlText w:val="%1."/>
      <w:lvlJc w:val="left"/>
      <w:pPr>
        <w:tabs>
          <w:tab w:val="num" w:pos="1080"/>
        </w:tabs>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080427C"/>
    <w:multiLevelType w:val="hybridMultilevel"/>
    <w:tmpl w:val="32BCB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701E7"/>
    <w:multiLevelType w:val="hybridMultilevel"/>
    <w:tmpl w:val="BC80EF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11F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5B25FB"/>
    <w:multiLevelType w:val="hybridMultilevel"/>
    <w:tmpl w:val="AC4C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E6731"/>
    <w:multiLevelType w:val="hybridMultilevel"/>
    <w:tmpl w:val="489A9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56991"/>
    <w:multiLevelType w:val="hybridMultilevel"/>
    <w:tmpl w:val="0978A7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0A48E6"/>
    <w:multiLevelType w:val="multilevel"/>
    <w:tmpl w:val="E1D065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C4C1FE1"/>
    <w:multiLevelType w:val="multilevel"/>
    <w:tmpl w:val="7932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25D4E"/>
    <w:multiLevelType w:val="multilevel"/>
    <w:tmpl w:val="627CCE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6202B"/>
    <w:multiLevelType w:val="multilevel"/>
    <w:tmpl w:val="AADC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029E6"/>
    <w:multiLevelType w:val="hybridMultilevel"/>
    <w:tmpl w:val="2A86A9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1D2231"/>
    <w:multiLevelType w:val="hybridMultilevel"/>
    <w:tmpl w:val="BC80EF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A56D87"/>
    <w:multiLevelType w:val="hybridMultilevel"/>
    <w:tmpl w:val="AF307B1E"/>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681FD4"/>
    <w:multiLevelType w:val="hybridMultilevel"/>
    <w:tmpl w:val="A2180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95F33A3"/>
    <w:multiLevelType w:val="hybridMultilevel"/>
    <w:tmpl w:val="B762C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B148CA"/>
    <w:multiLevelType w:val="hybridMultilevel"/>
    <w:tmpl w:val="63D41190"/>
    <w:lvl w:ilvl="0" w:tplc="41D2652C">
      <w:start w:val="5"/>
      <w:numFmt w:val="decimal"/>
      <w:lvlText w:val="%1."/>
      <w:lvlJc w:val="left"/>
      <w:pPr>
        <w:tabs>
          <w:tab w:val="num" w:pos="720"/>
        </w:tabs>
        <w:ind w:left="720" w:hanging="360"/>
      </w:pPr>
    </w:lvl>
    <w:lvl w:ilvl="1" w:tplc="04090001">
      <w:start w:val="1"/>
      <w:numFmt w:val="bullet"/>
      <w:lvlText w:val=""/>
      <w:lvlJc w:val="left"/>
      <w:pPr>
        <w:ind w:left="1080" w:hanging="360"/>
      </w:pPr>
      <w:rPr>
        <w:rFonts w:ascii="Symbol" w:hAnsi="Symbol" w:hint="default"/>
      </w:rPr>
    </w:lvl>
    <w:lvl w:ilvl="2" w:tplc="F7B2EFE0" w:tentative="1">
      <w:start w:val="1"/>
      <w:numFmt w:val="decimal"/>
      <w:lvlText w:val="%3."/>
      <w:lvlJc w:val="left"/>
      <w:pPr>
        <w:tabs>
          <w:tab w:val="num" w:pos="2160"/>
        </w:tabs>
        <w:ind w:left="2160" w:hanging="360"/>
      </w:pPr>
    </w:lvl>
    <w:lvl w:ilvl="3" w:tplc="F6E09E34" w:tentative="1">
      <w:start w:val="1"/>
      <w:numFmt w:val="decimal"/>
      <w:lvlText w:val="%4."/>
      <w:lvlJc w:val="left"/>
      <w:pPr>
        <w:tabs>
          <w:tab w:val="num" w:pos="2880"/>
        </w:tabs>
        <w:ind w:left="2880" w:hanging="360"/>
      </w:pPr>
    </w:lvl>
    <w:lvl w:ilvl="4" w:tplc="CAC68264" w:tentative="1">
      <w:start w:val="1"/>
      <w:numFmt w:val="decimal"/>
      <w:lvlText w:val="%5."/>
      <w:lvlJc w:val="left"/>
      <w:pPr>
        <w:tabs>
          <w:tab w:val="num" w:pos="3600"/>
        </w:tabs>
        <w:ind w:left="3600" w:hanging="360"/>
      </w:pPr>
    </w:lvl>
    <w:lvl w:ilvl="5" w:tplc="96746E4C" w:tentative="1">
      <w:start w:val="1"/>
      <w:numFmt w:val="decimal"/>
      <w:lvlText w:val="%6."/>
      <w:lvlJc w:val="left"/>
      <w:pPr>
        <w:tabs>
          <w:tab w:val="num" w:pos="4320"/>
        </w:tabs>
        <w:ind w:left="4320" w:hanging="360"/>
      </w:pPr>
    </w:lvl>
    <w:lvl w:ilvl="6" w:tplc="DCAA00A0" w:tentative="1">
      <w:start w:val="1"/>
      <w:numFmt w:val="decimal"/>
      <w:lvlText w:val="%7."/>
      <w:lvlJc w:val="left"/>
      <w:pPr>
        <w:tabs>
          <w:tab w:val="num" w:pos="5040"/>
        </w:tabs>
        <w:ind w:left="5040" w:hanging="360"/>
      </w:pPr>
    </w:lvl>
    <w:lvl w:ilvl="7" w:tplc="59D23660" w:tentative="1">
      <w:start w:val="1"/>
      <w:numFmt w:val="decimal"/>
      <w:lvlText w:val="%8."/>
      <w:lvlJc w:val="left"/>
      <w:pPr>
        <w:tabs>
          <w:tab w:val="num" w:pos="5760"/>
        </w:tabs>
        <w:ind w:left="5760" w:hanging="360"/>
      </w:pPr>
    </w:lvl>
    <w:lvl w:ilvl="8" w:tplc="4B72D650" w:tentative="1">
      <w:start w:val="1"/>
      <w:numFmt w:val="decimal"/>
      <w:lvlText w:val="%9."/>
      <w:lvlJc w:val="left"/>
      <w:pPr>
        <w:tabs>
          <w:tab w:val="num" w:pos="6480"/>
        </w:tabs>
        <w:ind w:left="6480" w:hanging="360"/>
      </w:pPr>
    </w:lvl>
  </w:abstractNum>
  <w:abstractNum w:abstractNumId="21" w15:restartNumberingAfterBreak="0">
    <w:nsid w:val="3BBD145D"/>
    <w:multiLevelType w:val="hybridMultilevel"/>
    <w:tmpl w:val="A2865BAA"/>
    <w:lvl w:ilvl="0" w:tplc="E9CA9F72">
      <w:start w:val="1"/>
      <w:numFmt w:val="decimal"/>
      <w:lvlText w:val="%1."/>
      <w:lvlJc w:val="left"/>
      <w:pPr>
        <w:tabs>
          <w:tab w:val="num" w:pos="720"/>
        </w:tabs>
        <w:ind w:left="720" w:hanging="360"/>
      </w:pPr>
    </w:lvl>
    <w:lvl w:ilvl="1" w:tplc="415611FE" w:tentative="1">
      <w:start w:val="1"/>
      <w:numFmt w:val="decimal"/>
      <w:lvlText w:val="%2."/>
      <w:lvlJc w:val="left"/>
      <w:pPr>
        <w:tabs>
          <w:tab w:val="num" w:pos="1440"/>
        </w:tabs>
        <w:ind w:left="1440" w:hanging="360"/>
      </w:pPr>
    </w:lvl>
    <w:lvl w:ilvl="2" w:tplc="BC602D70" w:tentative="1">
      <w:start w:val="1"/>
      <w:numFmt w:val="decimal"/>
      <w:lvlText w:val="%3."/>
      <w:lvlJc w:val="left"/>
      <w:pPr>
        <w:tabs>
          <w:tab w:val="num" w:pos="2160"/>
        </w:tabs>
        <w:ind w:left="2160" w:hanging="360"/>
      </w:pPr>
    </w:lvl>
    <w:lvl w:ilvl="3" w:tplc="A6FE0F16" w:tentative="1">
      <w:start w:val="1"/>
      <w:numFmt w:val="decimal"/>
      <w:lvlText w:val="%4."/>
      <w:lvlJc w:val="left"/>
      <w:pPr>
        <w:tabs>
          <w:tab w:val="num" w:pos="2880"/>
        </w:tabs>
        <w:ind w:left="2880" w:hanging="360"/>
      </w:pPr>
    </w:lvl>
    <w:lvl w:ilvl="4" w:tplc="055A905A" w:tentative="1">
      <w:start w:val="1"/>
      <w:numFmt w:val="decimal"/>
      <w:lvlText w:val="%5."/>
      <w:lvlJc w:val="left"/>
      <w:pPr>
        <w:tabs>
          <w:tab w:val="num" w:pos="3600"/>
        </w:tabs>
        <w:ind w:left="3600" w:hanging="360"/>
      </w:pPr>
    </w:lvl>
    <w:lvl w:ilvl="5" w:tplc="3EF4700A" w:tentative="1">
      <w:start w:val="1"/>
      <w:numFmt w:val="decimal"/>
      <w:lvlText w:val="%6."/>
      <w:lvlJc w:val="left"/>
      <w:pPr>
        <w:tabs>
          <w:tab w:val="num" w:pos="4320"/>
        </w:tabs>
        <w:ind w:left="4320" w:hanging="360"/>
      </w:pPr>
    </w:lvl>
    <w:lvl w:ilvl="6" w:tplc="9EDC0978" w:tentative="1">
      <w:start w:val="1"/>
      <w:numFmt w:val="decimal"/>
      <w:lvlText w:val="%7."/>
      <w:lvlJc w:val="left"/>
      <w:pPr>
        <w:tabs>
          <w:tab w:val="num" w:pos="5040"/>
        </w:tabs>
        <w:ind w:left="5040" w:hanging="360"/>
      </w:pPr>
    </w:lvl>
    <w:lvl w:ilvl="7" w:tplc="92EE3E30" w:tentative="1">
      <w:start w:val="1"/>
      <w:numFmt w:val="decimal"/>
      <w:lvlText w:val="%8."/>
      <w:lvlJc w:val="left"/>
      <w:pPr>
        <w:tabs>
          <w:tab w:val="num" w:pos="5760"/>
        </w:tabs>
        <w:ind w:left="5760" w:hanging="360"/>
      </w:pPr>
    </w:lvl>
    <w:lvl w:ilvl="8" w:tplc="1C4E2626" w:tentative="1">
      <w:start w:val="1"/>
      <w:numFmt w:val="decimal"/>
      <w:lvlText w:val="%9."/>
      <w:lvlJc w:val="left"/>
      <w:pPr>
        <w:tabs>
          <w:tab w:val="num" w:pos="6480"/>
        </w:tabs>
        <w:ind w:left="6480" w:hanging="360"/>
      </w:pPr>
    </w:lvl>
  </w:abstractNum>
  <w:abstractNum w:abstractNumId="22" w15:restartNumberingAfterBreak="0">
    <w:nsid w:val="3C873579"/>
    <w:multiLevelType w:val="multilevel"/>
    <w:tmpl w:val="4D94B2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2AE48FD"/>
    <w:multiLevelType w:val="hybridMultilevel"/>
    <w:tmpl w:val="B7DA9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1258F8"/>
    <w:multiLevelType w:val="hybridMultilevel"/>
    <w:tmpl w:val="F794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B1E63"/>
    <w:multiLevelType w:val="multilevel"/>
    <w:tmpl w:val="D5A01C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C342846"/>
    <w:multiLevelType w:val="hybridMultilevel"/>
    <w:tmpl w:val="A3686B1E"/>
    <w:lvl w:ilvl="0" w:tplc="AAD41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7DD110A"/>
    <w:multiLevelType w:val="hybridMultilevel"/>
    <w:tmpl w:val="A3B0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5C5D83"/>
    <w:multiLevelType w:val="hybridMultilevel"/>
    <w:tmpl w:val="6542FF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F72424"/>
    <w:multiLevelType w:val="multilevel"/>
    <w:tmpl w:val="6F7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606B6"/>
    <w:multiLevelType w:val="multilevel"/>
    <w:tmpl w:val="53A4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8D3E21"/>
    <w:multiLevelType w:val="multilevel"/>
    <w:tmpl w:val="55E6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DA4107"/>
    <w:multiLevelType w:val="hybridMultilevel"/>
    <w:tmpl w:val="B226FD20"/>
    <w:lvl w:ilvl="0" w:tplc="85FCB222">
      <w:start w:val="4"/>
      <w:numFmt w:val="decimal"/>
      <w:lvlText w:val="%1."/>
      <w:lvlJc w:val="left"/>
      <w:pPr>
        <w:tabs>
          <w:tab w:val="num" w:pos="720"/>
        </w:tabs>
        <w:ind w:left="720" w:hanging="360"/>
      </w:pPr>
    </w:lvl>
    <w:lvl w:ilvl="1" w:tplc="04090001">
      <w:start w:val="1"/>
      <w:numFmt w:val="bullet"/>
      <w:lvlText w:val=""/>
      <w:lvlJc w:val="left"/>
      <w:pPr>
        <w:ind w:left="1080" w:hanging="360"/>
      </w:pPr>
      <w:rPr>
        <w:rFonts w:ascii="Symbol" w:hAnsi="Symbol" w:hint="default"/>
      </w:rPr>
    </w:lvl>
    <w:lvl w:ilvl="2" w:tplc="3EC21DF6" w:tentative="1">
      <w:start w:val="1"/>
      <w:numFmt w:val="decimal"/>
      <w:lvlText w:val="%3."/>
      <w:lvlJc w:val="left"/>
      <w:pPr>
        <w:tabs>
          <w:tab w:val="num" w:pos="2160"/>
        </w:tabs>
        <w:ind w:left="2160" w:hanging="360"/>
      </w:pPr>
    </w:lvl>
    <w:lvl w:ilvl="3" w:tplc="CCE4C4AA" w:tentative="1">
      <w:start w:val="1"/>
      <w:numFmt w:val="decimal"/>
      <w:lvlText w:val="%4."/>
      <w:lvlJc w:val="left"/>
      <w:pPr>
        <w:tabs>
          <w:tab w:val="num" w:pos="2880"/>
        </w:tabs>
        <w:ind w:left="2880" w:hanging="360"/>
      </w:pPr>
    </w:lvl>
    <w:lvl w:ilvl="4" w:tplc="3C7A731A" w:tentative="1">
      <w:start w:val="1"/>
      <w:numFmt w:val="decimal"/>
      <w:lvlText w:val="%5."/>
      <w:lvlJc w:val="left"/>
      <w:pPr>
        <w:tabs>
          <w:tab w:val="num" w:pos="3600"/>
        </w:tabs>
        <w:ind w:left="3600" w:hanging="360"/>
      </w:pPr>
    </w:lvl>
    <w:lvl w:ilvl="5" w:tplc="4AB698AC" w:tentative="1">
      <w:start w:val="1"/>
      <w:numFmt w:val="decimal"/>
      <w:lvlText w:val="%6."/>
      <w:lvlJc w:val="left"/>
      <w:pPr>
        <w:tabs>
          <w:tab w:val="num" w:pos="4320"/>
        </w:tabs>
        <w:ind w:left="4320" w:hanging="360"/>
      </w:pPr>
    </w:lvl>
    <w:lvl w:ilvl="6" w:tplc="7F901604" w:tentative="1">
      <w:start w:val="1"/>
      <w:numFmt w:val="decimal"/>
      <w:lvlText w:val="%7."/>
      <w:lvlJc w:val="left"/>
      <w:pPr>
        <w:tabs>
          <w:tab w:val="num" w:pos="5040"/>
        </w:tabs>
        <w:ind w:left="5040" w:hanging="360"/>
      </w:pPr>
    </w:lvl>
    <w:lvl w:ilvl="7" w:tplc="EFE0EE54" w:tentative="1">
      <w:start w:val="1"/>
      <w:numFmt w:val="decimal"/>
      <w:lvlText w:val="%8."/>
      <w:lvlJc w:val="left"/>
      <w:pPr>
        <w:tabs>
          <w:tab w:val="num" w:pos="5760"/>
        </w:tabs>
        <w:ind w:left="5760" w:hanging="360"/>
      </w:pPr>
    </w:lvl>
    <w:lvl w:ilvl="8" w:tplc="A6A81168" w:tentative="1">
      <w:start w:val="1"/>
      <w:numFmt w:val="decimal"/>
      <w:lvlText w:val="%9."/>
      <w:lvlJc w:val="left"/>
      <w:pPr>
        <w:tabs>
          <w:tab w:val="num" w:pos="6480"/>
        </w:tabs>
        <w:ind w:left="6480" w:hanging="360"/>
      </w:pPr>
    </w:lvl>
  </w:abstractNum>
  <w:abstractNum w:abstractNumId="33" w15:restartNumberingAfterBreak="0">
    <w:nsid w:val="7BFD763D"/>
    <w:multiLevelType w:val="multilevel"/>
    <w:tmpl w:val="9498F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F9C649C"/>
    <w:multiLevelType w:val="multilevel"/>
    <w:tmpl w:val="11B25D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5"/>
  </w:num>
  <w:num w:numId="2">
    <w:abstractNumId w:val="33"/>
  </w:num>
  <w:num w:numId="3">
    <w:abstractNumId w:val="22"/>
  </w:num>
  <w:num w:numId="4">
    <w:abstractNumId w:val="11"/>
  </w:num>
  <w:num w:numId="5">
    <w:abstractNumId w:val="1"/>
  </w:num>
  <w:num w:numId="6">
    <w:abstractNumId w:val="27"/>
  </w:num>
  <w:num w:numId="7">
    <w:abstractNumId w:val="23"/>
  </w:num>
  <w:num w:numId="8">
    <w:abstractNumId w:val="7"/>
  </w:num>
  <w:num w:numId="9">
    <w:abstractNumId w:val="6"/>
  </w:num>
  <w:num w:numId="10">
    <w:abstractNumId w:val="5"/>
  </w:num>
  <w:num w:numId="11">
    <w:abstractNumId w:val="26"/>
  </w:num>
  <w:num w:numId="12">
    <w:abstractNumId w:val="3"/>
  </w:num>
  <w:num w:numId="13">
    <w:abstractNumId w:val="9"/>
  </w:num>
  <w:num w:numId="14">
    <w:abstractNumId w:val="13"/>
  </w:num>
  <w:num w:numId="15">
    <w:abstractNumId w:val="0"/>
    <w:lvlOverride w:ilvl="0">
      <w:lvl w:ilvl="0">
        <w:numFmt w:val="decimal"/>
        <w:lvlText w:val="%1."/>
        <w:lvlJc w:val="left"/>
      </w:lvl>
    </w:lvlOverride>
  </w:num>
  <w:num w:numId="16">
    <w:abstractNumId w:val="30"/>
  </w:num>
  <w:num w:numId="17">
    <w:abstractNumId w:val="12"/>
  </w:num>
  <w:num w:numId="18">
    <w:abstractNumId w:val="29"/>
  </w:num>
  <w:num w:numId="19">
    <w:abstractNumId w:val="14"/>
  </w:num>
  <w:num w:numId="20">
    <w:abstractNumId w:val="31"/>
  </w:num>
  <w:num w:numId="21">
    <w:abstractNumId w:val="19"/>
  </w:num>
  <w:num w:numId="22">
    <w:abstractNumId w:val="15"/>
  </w:num>
  <w:num w:numId="23">
    <w:abstractNumId w:val="8"/>
  </w:num>
  <w:num w:numId="24">
    <w:abstractNumId w:val="24"/>
  </w:num>
  <w:num w:numId="25">
    <w:abstractNumId w:val="18"/>
  </w:num>
  <w:num w:numId="26">
    <w:abstractNumId w:val="28"/>
  </w:num>
  <w:num w:numId="27">
    <w:abstractNumId w:val="10"/>
  </w:num>
  <w:num w:numId="28">
    <w:abstractNumId w:val="32"/>
  </w:num>
  <w:num w:numId="29">
    <w:abstractNumId w:val="20"/>
  </w:num>
  <w:num w:numId="30">
    <w:abstractNumId w:val="2"/>
  </w:num>
  <w:num w:numId="31">
    <w:abstractNumId w:val="21"/>
  </w:num>
  <w:num w:numId="32">
    <w:abstractNumId w:val="17"/>
  </w:num>
  <w:num w:numId="33">
    <w:abstractNumId w:val="4"/>
  </w:num>
  <w:num w:numId="34">
    <w:abstractNumId w:val="16"/>
  </w:num>
  <w:num w:numId="35">
    <w:abstractNumId w:val="34"/>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ndra Milena Cardona Gil">
    <w15:presenceInfo w15:providerId="AD" w15:userId="S-1-5-21-1265526866-33743936-3198470888-1733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hyphenationZone w:val="425"/>
  <w:drawingGridHorizontalSpacing w:val="100"/>
  <w:drawingGridVerticalSpacing w:val="13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1BC"/>
    <w:rsid w:val="000522BF"/>
    <w:rsid w:val="00063D2A"/>
    <w:rsid w:val="000654D3"/>
    <w:rsid w:val="00081772"/>
    <w:rsid w:val="00086A3B"/>
    <w:rsid w:val="00090434"/>
    <w:rsid w:val="00094E39"/>
    <w:rsid w:val="000A6FA5"/>
    <w:rsid w:val="000E2185"/>
    <w:rsid w:val="000E6C1B"/>
    <w:rsid w:val="000F2356"/>
    <w:rsid w:val="001264BD"/>
    <w:rsid w:val="00142B55"/>
    <w:rsid w:val="00154271"/>
    <w:rsid w:val="001656B4"/>
    <w:rsid w:val="00175193"/>
    <w:rsid w:val="0019362B"/>
    <w:rsid w:val="001A6C3B"/>
    <w:rsid w:val="001C7E7A"/>
    <w:rsid w:val="001D342A"/>
    <w:rsid w:val="001E2F0A"/>
    <w:rsid w:val="001F6276"/>
    <w:rsid w:val="002022A2"/>
    <w:rsid w:val="0020413B"/>
    <w:rsid w:val="002043A1"/>
    <w:rsid w:val="002205F2"/>
    <w:rsid w:val="002210C6"/>
    <w:rsid w:val="00221C7C"/>
    <w:rsid w:val="002322A6"/>
    <w:rsid w:val="00276526"/>
    <w:rsid w:val="002B6C53"/>
    <w:rsid w:val="002C145E"/>
    <w:rsid w:val="002D2D39"/>
    <w:rsid w:val="002D7394"/>
    <w:rsid w:val="002F7716"/>
    <w:rsid w:val="003117D6"/>
    <w:rsid w:val="00327A3F"/>
    <w:rsid w:val="00350EC8"/>
    <w:rsid w:val="00356A3C"/>
    <w:rsid w:val="003643D7"/>
    <w:rsid w:val="00366895"/>
    <w:rsid w:val="00372081"/>
    <w:rsid w:val="00373082"/>
    <w:rsid w:val="003C4F3B"/>
    <w:rsid w:val="003D0425"/>
    <w:rsid w:val="003D6CBC"/>
    <w:rsid w:val="003D7B75"/>
    <w:rsid w:val="003E7B8C"/>
    <w:rsid w:val="00403A76"/>
    <w:rsid w:val="0040411A"/>
    <w:rsid w:val="00414B97"/>
    <w:rsid w:val="00426D02"/>
    <w:rsid w:val="00431477"/>
    <w:rsid w:val="00435D5B"/>
    <w:rsid w:val="00437741"/>
    <w:rsid w:val="00464A7E"/>
    <w:rsid w:val="004926FE"/>
    <w:rsid w:val="0049715B"/>
    <w:rsid w:val="004C5C73"/>
    <w:rsid w:val="00503D7A"/>
    <w:rsid w:val="005040E6"/>
    <w:rsid w:val="0050727A"/>
    <w:rsid w:val="005120AD"/>
    <w:rsid w:val="00544B0D"/>
    <w:rsid w:val="00556588"/>
    <w:rsid w:val="00590E10"/>
    <w:rsid w:val="005B2964"/>
    <w:rsid w:val="005B4B55"/>
    <w:rsid w:val="005B676E"/>
    <w:rsid w:val="005B74E7"/>
    <w:rsid w:val="005C052A"/>
    <w:rsid w:val="005D19D4"/>
    <w:rsid w:val="005D746C"/>
    <w:rsid w:val="005E0EAB"/>
    <w:rsid w:val="005E42FB"/>
    <w:rsid w:val="005E6185"/>
    <w:rsid w:val="005E629C"/>
    <w:rsid w:val="005E68A6"/>
    <w:rsid w:val="005F213C"/>
    <w:rsid w:val="0060539A"/>
    <w:rsid w:val="0060574F"/>
    <w:rsid w:val="00613AD5"/>
    <w:rsid w:val="0062196E"/>
    <w:rsid w:val="00631B53"/>
    <w:rsid w:val="00637DB4"/>
    <w:rsid w:val="00647C82"/>
    <w:rsid w:val="00653D40"/>
    <w:rsid w:val="00662F35"/>
    <w:rsid w:val="006A1FCB"/>
    <w:rsid w:val="006A36F2"/>
    <w:rsid w:val="006E595E"/>
    <w:rsid w:val="006E6BB2"/>
    <w:rsid w:val="00732DA7"/>
    <w:rsid w:val="00735E27"/>
    <w:rsid w:val="007372A9"/>
    <w:rsid w:val="007641BC"/>
    <w:rsid w:val="007718C6"/>
    <w:rsid w:val="00784CA9"/>
    <w:rsid w:val="007B2F23"/>
    <w:rsid w:val="007B3C77"/>
    <w:rsid w:val="007B3DFF"/>
    <w:rsid w:val="007C5CC7"/>
    <w:rsid w:val="007C7923"/>
    <w:rsid w:val="007D4009"/>
    <w:rsid w:val="007E0A87"/>
    <w:rsid w:val="007E315B"/>
    <w:rsid w:val="007E3E66"/>
    <w:rsid w:val="007F114D"/>
    <w:rsid w:val="00801E81"/>
    <w:rsid w:val="00804FD3"/>
    <w:rsid w:val="00841C05"/>
    <w:rsid w:val="00863B63"/>
    <w:rsid w:val="00877497"/>
    <w:rsid w:val="008853FC"/>
    <w:rsid w:val="00887885"/>
    <w:rsid w:val="008C1E86"/>
    <w:rsid w:val="008D4FE9"/>
    <w:rsid w:val="008E1EBE"/>
    <w:rsid w:val="008E297B"/>
    <w:rsid w:val="00911F0A"/>
    <w:rsid w:val="00915B9E"/>
    <w:rsid w:val="00917A0F"/>
    <w:rsid w:val="00955A5A"/>
    <w:rsid w:val="009678EC"/>
    <w:rsid w:val="00983A30"/>
    <w:rsid w:val="00983EE4"/>
    <w:rsid w:val="009A024A"/>
    <w:rsid w:val="009A2146"/>
    <w:rsid w:val="009B2E4D"/>
    <w:rsid w:val="009C0DC0"/>
    <w:rsid w:val="009D3559"/>
    <w:rsid w:val="00A23862"/>
    <w:rsid w:val="00A656A3"/>
    <w:rsid w:val="00A65C09"/>
    <w:rsid w:val="00A95457"/>
    <w:rsid w:val="00AA0A7E"/>
    <w:rsid w:val="00AA5D73"/>
    <w:rsid w:val="00AC7D5E"/>
    <w:rsid w:val="00AD1A0E"/>
    <w:rsid w:val="00AF7823"/>
    <w:rsid w:val="00B017F6"/>
    <w:rsid w:val="00B2537E"/>
    <w:rsid w:val="00B26D14"/>
    <w:rsid w:val="00B34E16"/>
    <w:rsid w:val="00B516F5"/>
    <w:rsid w:val="00B5408D"/>
    <w:rsid w:val="00B92E40"/>
    <w:rsid w:val="00BA0D35"/>
    <w:rsid w:val="00BA2E6D"/>
    <w:rsid w:val="00BA505C"/>
    <w:rsid w:val="00BB581E"/>
    <w:rsid w:val="00BC4A51"/>
    <w:rsid w:val="00BD4CEE"/>
    <w:rsid w:val="00BE04BB"/>
    <w:rsid w:val="00BE21C7"/>
    <w:rsid w:val="00BE2DF4"/>
    <w:rsid w:val="00BE5479"/>
    <w:rsid w:val="00BE7FB5"/>
    <w:rsid w:val="00BF736B"/>
    <w:rsid w:val="00C0028E"/>
    <w:rsid w:val="00C101A6"/>
    <w:rsid w:val="00C10F9D"/>
    <w:rsid w:val="00C405EA"/>
    <w:rsid w:val="00C54EEF"/>
    <w:rsid w:val="00C7631C"/>
    <w:rsid w:val="00CB3AC7"/>
    <w:rsid w:val="00CB63CF"/>
    <w:rsid w:val="00CD19F4"/>
    <w:rsid w:val="00CE259E"/>
    <w:rsid w:val="00CF49F4"/>
    <w:rsid w:val="00D167B4"/>
    <w:rsid w:val="00D2269E"/>
    <w:rsid w:val="00D944A3"/>
    <w:rsid w:val="00D97327"/>
    <w:rsid w:val="00DA47A0"/>
    <w:rsid w:val="00DB0F5D"/>
    <w:rsid w:val="00DE2EED"/>
    <w:rsid w:val="00DF0703"/>
    <w:rsid w:val="00DF7945"/>
    <w:rsid w:val="00E27041"/>
    <w:rsid w:val="00E31EC8"/>
    <w:rsid w:val="00E46D95"/>
    <w:rsid w:val="00EA273B"/>
    <w:rsid w:val="00EB414B"/>
    <w:rsid w:val="00ED2455"/>
    <w:rsid w:val="00EE0049"/>
    <w:rsid w:val="00F03A01"/>
    <w:rsid w:val="00F0557F"/>
    <w:rsid w:val="00F151BC"/>
    <w:rsid w:val="00F17A26"/>
    <w:rsid w:val="00F2081D"/>
    <w:rsid w:val="00F208A7"/>
    <w:rsid w:val="00F22DA3"/>
    <w:rsid w:val="00F338B4"/>
    <w:rsid w:val="00F66B25"/>
    <w:rsid w:val="00F863CA"/>
    <w:rsid w:val="00FC38D7"/>
    <w:rsid w:val="00FC6A5C"/>
    <w:rsid w:val="00FE344D"/>
    <w:rsid w:val="00FE4C28"/>
    <w:rsid w:val="00FF6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8EE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4C28"/>
    <w:pPr>
      <w:spacing w:after="0" w:line="240" w:lineRule="auto"/>
      <w:jc w:val="left"/>
    </w:pPr>
    <w:rPr>
      <w:rFonts w:ascii="Times New Roman" w:hAnsi="Times New Roman" w:cs="Times New Roman"/>
      <w:sz w:val="24"/>
      <w:szCs w:val="24"/>
    </w:rPr>
  </w:style>
  <w:style w:type="paragraph" w:styleId="Ttulo1">
    <w:name w:val="heading 1"/>
    <w:basedOn w:val="Normal"/>
    <w:next w:val="Normal"/>
    <w:link w:val="Ttulo1Car"/>
    <w:uiPriority w:val="9"/>
    <w:qFormat/>
    <w:rsid w:val="00081772"/>
    <w:pPr>
      <w:spacing w:before="300" w:after="40"/>
      <w:outlineLvl w:val="0"/>
    </w:pPr>
    <w:rPr>
      <w:smallCaps/>
      <w:spacing w:val="5"/>
      <w:sz w:val="32"/>
      <w:szCs w:val="32"/>
    </w:rPr>
  </w:style>
  <w:style w:type="paragraph" w:styleId="Ttulo2">
    <w:name w:val="heading 2"/>
    <w:basedOn w:val="Normal"/>
    <w:next w:val="Normal"/>
    <w:link w:val="Ttulo2Car"/>
    <w:uiPriority w:val="9"/>
    <w:unhideWhenUsed/>
    <w:qFormat/>
    <w:rsid w:val="00081772"/>
    <w:pPr>
      <w:spacing w:before="240" w:after="80"/>
      <w:outlineLvl w:val="1"/>
    </w:pPr>
    <w:rPr>
      <w:smallCaps/>
      <w:spacing w:val="5"/>
      <w:sz w:val="28"/>
      <w:szCs w:val="28"/>
    </w:rPr>
  </w:style>
  <w:style w:type="paragraph" w:styleId="Ttulo3">
    <w:name w:val="heading 3"/>
    <w:basedOn w:val="Normal"/>
    <w:next w:val="Normal"/>
    <w:link w:val="Ttulo3Car"/>
    <w:uiPriority w:val="9"/>
    <w:unhideWhenUsed/>
    <w:qFormat/>
    <w:rsid w:val="00081772"/>
    <w:pPr>
      <w:outlineLvl w:val="2"/>
    </w:pPr>
    <w:rPr>
      <w:smallCaps/>
      <w:spacing w:val="5"/>
    </w:rPr>
  </w:style>
  <w:style w:type="paragraph" w:styleId="Ttulo4">
    <w:name w:val="heading 4"/>
    <w:basedOn w:val="Normal"/>
    <w:next w:val="Normal"/>
    <w:link w:val="Ttulo4Car"/>
    <w:uiPriority w:val="9"/>
    <w:unhideWhenUsed/>
    <w:qFormat/>
    <w:rsid w:val="00081772"/>
    <w:pPr>
      <w:spacing w:before="240"/>
      <w:outlineLvl w:val="3"/>
    </w:pPr>
    <w:rPr>
      <w:smallCaps/>
      <w:spacing w:val="10"/>
      <w:sz w:val="22"/>
      <w:szCs w:val="22"/>
    </w:rPr>
  </w:style>
  <w:style w:type="paragraph" w:styleId="Ttulo5">
    <w:name w:val="heading 5"/>
    <w:basedOn w:val="Normal"/>
    <w:next w:val="Normal"/>
    <w:link w:val="Ttulo5Car"/>
    <w:uiPriority w:val="9"/>
    <w:unhideWhenUsed/>
    <w:qFormat/>
    <w:rsid w:val="00081772"/>
    <w:pPr>
      <w:spacing w:before="200"/>
      <w:outlineLvl w:val="4"/>
    </w:pPr>
    <w:rPr>
      <w:smallCaps/>
      <w:color w:val="C45911" w:themeColor="accent2" w:themeShade="BF"/>
      <w:spacing w:val="10"/>
      <w:sz w:val="22"/>
      <w:szCs w:val="26"/>
    </w:rPr>
  </w:style>
  <w:style w:type="paragraph" w:styleId="Ttulo6">
    <w:name w:val="heading 6"/>
    <w:basedOn w:val="Normal"/>
    <w:next w:val="Normal"/>
    <w:link w:val="Ttulo6Car"/>
    <w:uiPriority w:val="9"/>
    <w:unhideWhenUsed/>
    <w:qFormat/>
    <w:rsid w:val="00081772"/>
    <w:pPr>
      <w:outlineLvl w:val="5"/>
    </w:pPr>
    <w:rPr>
      <w:smallCaps/>
      <w:color w:val="ED7D31" w:themeColor="accent2"/>
      <w:spacing w:val="5"/>
      <w:sz w:val="22"/>
    </w:rPr>
  </w:style>
  <w:style w:type="paragraph" w:styleId="Ttulo7">
    <w:name w:val="heading 7"/>
    <w:basedOn w:val="Normal"/>
    <w:next w:val="Normal"/>
    <w:link w:val="Ttulo7Car"/>
    <w:uiPriority w:val="9"/>
    <w:unhideWhenUsed/>
    <w:qFormat/>
    <w:rsid w:val="00081772"/>
    <w:pPr>
      <w:outlineLvl w:val="6"/>
    </w:pPr>
    <w:rPr>
      <w:b/>
      <w:smallCaps/>
      <w:color w:val="ED7D31" w:themeColor="accent2"/>
      <w:spacing w:val="10"/>
    </w:rPr>
  </w:style>
  <w:style w:type="paragraph" w:styleId="Ttulo8">
    <w:name w:val="heading 8"/>
    <w:basedOn w:val="Normal"/>
    <w:next w:val="Normal"/>
    <w:link w:val="Ttulo8Car"/>
    <w:uiPriority w:val="9"/>
    <w:semiHidden/>
    <w:unhideWhenUsed/>
    <w:qFormat/>
    <w:rsid w:val="00081772"/>
    <w:pPr>
      <w:outlineLvl w:val="7"/>
    </w:pPr>
    <w:rPr>
      <w:b/>
      <w:i/>
      <w:smallCaps/>
      <w:color w:val="C45911" w:themeColor="accent2" w:themeShade="BF"/>
    </w:rPr>
  </w:style>
  <w:style w:type="paragraph" w:styleId="Ttulo9">
    <w:name w:val="heading 9"/>
    <w:basedOn w:val="Normal"/>
    <w:next w:val="Normal"/>
    <w:link w:val="Ttulo9Car"/>
    <w:uiPriority w:val="9"/>
    <w:semiHidden/>
    <w:unhideWhenUsed/>
    <w:qFormat/>
    <w:rsid w:val="00081772"/>
    <w:pPr>
      <w:outlineLvl w:val="8"/>
    </w:pPr>
    <w:rPr>
      <w:b/>
      <w:i/>
      <w:smallCaps/>
      <w:color w:val="823B0B"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1772"/>
    <w:pPr>
      <w:pBdr>
        <w:top w:val="single" w:sz="12" w:space="1" w:color="ED7D31" w:themeColor="accent2"/>
      </w:pBdr>
      <w:jc w:val="right"/>
    </w:pPr>
    <w:rPr>
      <w:smallCaps/>
      <w:sz w:val="48"/>
      <w:szCs w:val="48"/>
    </w:rPr>
  </w:style>
  <w:style w:type="paragraph" w:styleId="Subttulo">
    <w:name w:val="Subtitle"/>
    <w:basedOn w:val="Normal"/>
    <w:next w:val="Normal"/>
    <w:link w:val="SubttuloCar"/>
    <w:uiPriority w:val="11"/>
    <w:qFormat/>
    <w:rsid w:val="00081772"/>
    <w:pPr>
      <w:spacing w:after="720"/>
      <w:jc w:val="right"/>
    </w:pPr>
    <w:rPr>
      <w:rFonts w:asciiTheme="majorHAnsi" w:eastAsiaTheme="majorEastAsia" w:hAnsiTheme="majorHAnsi" w:cstheme="majorBidi"/>
      <w:szCs w:val="22"/>
    </w:rPr>
  </w:style>
  <w:style w:type="table" w:customStyle="1" w:styleId="a">
    <w:basedOn w:val="Tablanormal"/>
    <w:tblPr>
      <w:tblStyleRowBandSize w:val="1"/>
      <w:tblStyleColBandSize w:val="1"/>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Pr>
  </w:style>
  <w:style w:type="table" w:customStyle="1" w:styleId="a6">
    <w:basedOn w:val="Tablanormal"/>
    <w:tblPr>
      <w:tblStyleRowBandSize w:val="1"/>
      <w:tblStyleColBandSize w:val="1"/>
    </w:tblPr>
  </w:style>
  <w:style w:type="paragraph" w:styleId="Encabezado">
    <w:name w:val="header"/>
    <w:basedOn w:val="Normal"/>
    <w:link w:val="EncabezadoCar"/>
    <w:uiPriority w:val="99"/>
    <w:unhideWhenUsed/>
    <w:rsid w:val="00B017F6"/>
    <w:pPr>
      <w:tabs>
        <w:tab w:val="center" w:pos="4680"/>
        <w:tab w:val="right" w:pos="9360"/>
      </w:tabs>
    </w:pPr>
  </w:style>
  <w:style w:type="character" w:customStyle="1" w:styleId="EncabezadoCar">
    <w:name w:val="Encabezado Car"/>
    <w:basedOn w:val="Fuentedeprrafopredeter"/>
    <w:link w:val="Encabezado"/>
    <w:uiPriority w:val="99"/>
    <w:rsid w:val="00B017F6"/>
  </w:style>
  <w:style w:type="paragraph" w:styleId="Piedepgina">
    <w:name w:val="footer"/>
    <w:basedOn w:val="Normal"/>
    <w:link w:val="PiedepginaCar"/>
    <w:uiPriority w:val="99"/>
    <w:unhideWhenUsed/>
    <w:rsid w:val="00B017F6"/>
    <w:pPr>
      <w:tabs>
        <w:tab w:val="center" w:pos="4680"/>
        <w:tab w:val="right" w:pos="9360"/>
      </w:tabs>
    </w:pPr>
  </w:style>
  <w:style w:type="character" w:customStyle="1" w:styleId="PiedepginaCar">
    <w:name w:val="Pie de página Car"/>
    <w:basedOn w:val="Fuentedeprrafopredeter"/>
    <w:link w:val="Piedepgina"/>
    <w:uiPriority w:val="99"/>
    <w:rsid w:val="00B017F6"/>
  </w:style>
  <w:style w:type="paragraph" w:styleId="TDC1">
    <w:name w:val="toc 1"/>
    <w:basedOn w:val="Normal"/>
    <w:next w:val="Normal"/>
    <w:autoRedefine/>
    <w:uiPriority w:val="39"/>
    <w:unhideWhenUsed/>
    <w:rsid w:val="00B017F6"/>
    <w:pPr>
      <w:spacing w:before="120"/>
    </w:pPr>
    <w:rPr>
      <w:b/>
      <w:bCs/>
    </w:rPr>
  </w:style>
  <w:style w:type="paragraph" w:styleId="TDC2">
    <w:name w:val="toc 2"/>
    <w:basedOn w:val="Normal"/>
    <w:next w:val="Normal"/>
    <w:autoRedefine/>
    <w:uiPriority w:val="39"/>
    <w:unhideWhenUsed/>
    <w:rsid w:val="00B017F6"/>
    <w:pPr>
      <w:ind w:left="200"/>
    </w:pPr>
    <w:rPr>
      <w:b/>
      <w:bCs/>
      <w:sz w:val="22"/>
      <w:szCs w:val="22"/>
    </w:rPr>
  </w:style>
  <w:style w:type="paragraph" w:styleId="TDC3">
    <w:name w:val="toc 3"/>
    <w:basedOn w:val="Normal"/>
    <w:next w:val="Normal"/>
    <w:autoRedefine/>
    <w:uiPriority w:val="39"/>
    <w:unhideWhenUsed/>
    <w:rsid w:val="00B017F6"/>
    <w:pPr>
      <w:ind w:left="400"/>
    </w:pPr>
    <w:rPr>
      <w:sz w:val="22"/>
      <w:szCs w:val="22"/>
    </w:rPr>
  </w:style>
  <w:style w:type="paragraph" w:styleId="TDC4">
    <w:name w:val="toc 4"/>
    <w:basedOn w:val="Normal"/>
    <w:next w:val="Normal"/>
    <w:autoRedefine/>
    <w:uiPriority w:val="39"/>
    <w:unhideWhenUsed/>
    <w:rsid w:val="00B017F6"/>
    <w:pPr>
      <w:ind w:left="600"/>
    </w:pPr>
  </w:style>
  <w:style w:type="character" w:styleId="Hipervnculo">
    <w:name w:val="Hyperlink"/>
    <w:basedOn w:val="Fuentedeprrafopredeter"/>
    <w:uiPriority w:val="99"/>
    <w:unhideWhenUsed/>
    <w:rsid w:val="00B017F6"/>
    <w:rPr>
      <w:color w:val="0563C1" w:themeColor="hyperlink"/>
      <w:u w:val="single"/>
    </w:rPr>
  </w:style>
  <w:style w:type="character" w:customStyle="1" w:styleId="Ttulo7Car">
    <w:name w:val="Título 7 Car"/>
    <w:basedOn w:val="Fuentedeprrafopredeter"/>
    <w:link w:val="Ttulo7"/>
    <w:uiPriority w:val="9"/>
    <w:rsid w:val="00081772"/>
    <w:rPr>
      <w:b/>
      <w:smallCaps/>
      <w:color w:val="ED7D31" w:themeColor="accent2"/>
      <w:spacing w:val="10"/>
    </w:rPr>
  </w:style>
  <w:style w:type="paragraph" w:styleId="Prrafodelista">
    <w:name w:val="List Paragraph"/>
    <w:basedOn w:val="Normal"/>
    <w:uiPriority w:val="34"/>
    <w:qFormat/>
    <w:rsid w:val="00081772"/>
    <w:pPr>
      <w:ind w:left="720"/>
      <w:contextualSpacing/>
    </w:pPr>
  </w:style>
  <w:style w:type="table" w:styleId="Tablaconcuadrcula">
    <w:name w:val="Table Grid"/>
    <w:basedOn w:val="Tablanormal"/>
    <w:uiPriority w:val="39"/>
    <w:rsid w:val="006E59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081772"/>
    <w:pPr>
      <w:outlineLvl w:val="9"/>
    </w:pPr>
  </w:style>
  <w:style w:type="paragraph" w:styleId="TDC5">
    <w:name w:val="toc 5"/>
    <w:basedOn w:val="Normal"/>
    <w:next w:val="Normal"/>
    <w:autoRedefine/>
    <w:uiPriority w:val="39"/>
    <w:unhideWhenUsed/>
    <w:rsid w:val="00D944A3"/>
    <w:pPr>
      <w:ind w:left="800"/>
    </w:pPr>
  </w:style>
  <w:style w:type="paragraph" w:styleId="TDC6">
    <w:name w:val="toc 6"/>
    <w:basedOn w:val="Normal"/>
    <w:next w:val="Normal"/>
    <w:autoRedefine/>
    <w:uiPriority w:val="39"/>
    <w:unhideWhenUsed/>
    <w:rsid w:val="00D944A3"/>
    <w:pPr>
      <w:ind w:left="1000"/>
    </w:pPr>
  </w:style>
  <w:style w:type="paragraph" w:styleId="TDC7">
    <w:name w:val="toc 7"/>
    <w:basedOn w:val="Normal"/>
    <w:next w:val="Normal"/>
    <w:autoRedefine/>
    <w:uiPriority w:val="39"/>
    <w:unhideWhenUsed/>
    <w:rsid w:val="00D944A3"/>
    <w:pPr>
      <w:ind w:left="1200"/>
    </w:pPr>
  </w:style>
  <w:style w:type="paragraph" w:styleId="TDC8">
    <w:name w:val="toc 8"/>
    <w:basedOn w:val="Normal"/>
    <w:next w:val="Normal"/>
    <w:autoRedefine/>
    <w:uiPriority w:val="39"/>
    <w:unhideWhenUsed/>
    <w:rsid w:val="00D944A3"/>
    <w:pPr>
      <w:ind w:left="1400"/>
    </w:pPr>
  </w:style>
  <w:style w:type="paragraph" w:styleId="TDC9">
    <w:name w:val="toc 9"/>
    <w:basedOn w:val="Normal"/>
    <w:next w:val="Normal"/>
    <w:autoRedefine/>
    <w:uiPriority w:val="39"/>
    <w:unhideWhenUsed/>
    <w:rsid w:val="00D944A3"/>
    <w:pPr>
      <w:ind w:left="1600"/>
    </w:pPr>
  </w:style>
  <w:style w:type="character" w:customStyle="1" w:styleId="Ttulo1Car">
    <w:name w:val="Título 1 Car"/>
    <w:basedOn w:val="Fuentedeprrafopredeter"/>
    <w:link w:val="Ttulo1"/>
    <w:uiPriority w:val="9"/>
    <w:rsid w:val="00081772"/>
    <w:rPr>
      <w:smallCaps/>
      <w:spacing w:val="5"/>
      <w:sz w:val="32"/>
      <w:szCs w:val="32"/>
    </w:rPr>
  </w:style>
  <w:style w:type="character" w:customStyle="1" w:styleId="Ttulo2Car">
    <w:name w:val="Título 2 Car"/>
    <w:basedOn w:val="Fuentedeprrafopredeter"/>
    <w:link w:val="Ttulo2"/>
    <w:uiPriority w:val="9"/>
    <w:rsid w:val="00081772"/>
    <w:rPr>
      <w:smallCaps/>
      <w:spacing w:val="5"/>
      <w:sz w:val="28"/>
      <w:szCs w:val="28"/>
    </w:rPr>
  </w:style>
  <w:style w:type="character" w:customStyle="1" w:styleId="Ttulo3Car">
    <w:name w:val="Título 3 Car"/>
    <w:basedOn w:val="Fuentedeprrafopredeter"/>
    <w:link w:val="Ttulo3"/>
    <w:uiPriority w:val="9"/>
    <w:rsid w:val="00081772"/>
    <w:rPr>
      <w:smallCaps/>
      <w:spacing w:val="5"/>
      <w:sz w:val="24"/>
      <w:szCs w:val="24"/>
    </w:rPr>
  </w:style>
  <w:style w:type="character" w:customStyle="1" w:styleId="Ttulo4Car">
    <w:name w:val="Título 4 Car"/>
    <w:basedOn w:val="Fuentedeprrafopredeter"/>
    <w:link w:val="Ttulo4"/>
    <w:uiPriority w:val="9"/>
    <w:rsid w:val="00081772"/>
    <w:rPr>
      <w:smallCaps/>
      <w:spacing w:val="10"/>
      <w:sz w:val="22"/>
      <w:szCs w:val="22"/>
    </w:rPr>
  </w:style>
  <w:style w:type="character" w:customStyle="1" w:styleId="Ttulo5Car">
    <w:name w:val="Título 5 Car"/>
    <w:basedOn w:val="Fuentedeprrafopredeter"/>
    <w:link w:val="Ttulo5"/>
    <w:uiPriority w:val="9"/>
    <w:rsid w:val="00081772"/>
    <w:rPr>
      <w:smallCaps/>
      <w:color w:val="C45911" w:themeColor="accent2" w:themeShade="BF"/>
      <w:spacing w:val="10"/>
      <w:sz w:val="22"/>
      <w:szCs w:val="26"/>
    </w:rPr>
  </w:style>
  <w:style w:type="character" w:customStyle="1" w:styleId="Ttulo6Car">
    <w:name w:val="Título 6 Car"/>
    <w:basedOn w:val="Fuentedeprrafopredeter"/>
    <w:link w:val="Ttulo6"/>
    <w:uiPriority w:val="9"/>
    <w:rsid w:val="00081772"/>
    <w:rPr>
      <w:smallCaps/>
      <w:color w:val="ED7D31" w:themeColor="accent2"/>
      <w:spacing w:val="5"/>
      <w:sz w:val="22"/>
    </w:rPr>
  </w:style>
  <w:style w:type="character" w:customStyle="1" w:styleId="Ttulo8Car">
    <w:name w:val="Título 8 Car"/>
    <w:basedOn w:val="Fuentedeprrafopredeter"/>
    <w:link w:val="Ttulo8"/>
    <w:uiPriority w:val="9"/>
    <w:semiHidden/>
    <w:rsid w:val="00081772"/>
    <w:rPr>
      <w:b/>
      <w:i/>
      <w:smallCaps/>
      <w:color w:val="C45911" w:themeColor="accent2" w:themeShade="BF"/>
    </w:rPr>
  </w:style>
  <w:style w:type="character" w:customStyle="1" w:styleId="Ttulo9Car">
    <w:name w:val="Título 9 Car"/>
    <w:basedOn w:val="Fuentedeprrafopredeter"/>
    <w:link w:val="Ttulo9"/>
    <w:uiPriority w:val="9"/>
    <w:semiHidden/>
    <w:rsid w:val="00081772"/>
    <w:rPr>
      <w:b/>
      <w:i/>
      <w:smallCaps/>
      <w:color w:val="823B0B" w:themeColor="accent2" w:themeShade="7F"/>
    </w:rPr>
  </w:style>
  <w:style w:type="paragraph" w:styleId="Descripcin">
    <w:name w:val="caption"/>
    <w:basedOn w:val="Normal"/>
    <w:next w:val="Normal"/>
    <w:uiPriority w:val="35"/>
    <w:semiHidden/>
    <w:unhideWhenUsed/>
    <w:qFormat/>
    <w:rsid w:val="00081772"/>
    <w:rPr>
      <w:b/>
      <w:bCs/>
      <w:caps/>
      <w:sz w:val="16"/>
      <w:szCs w:val="18"/>
    </w:rPr>
  </w:style>
  <w:style w:type="character" w:customStyle="1" w:styleId="TtuloCar">
    <w:name w:val="Título Car"/>
    <w:basedOn w:val="Fuentedeprrafopredeter"/>
    <w:link w:val="Ttulo"/>
    <w:uiPriority w:val="10"/>
    <w:rsid w:val="00081772"/>
    <w:rPr>
      <w:smallCaps/>
      <w:sz w:val="48"/>
      <w:szCs w:val="48"/>
    </w:rPr>
  </w:style>
  <w:style w:type="character" w:customStyle="1" w:styleId="SubttuloCar">
    <w:name w:val="Subtítulo Car"/>
    <w:basedOn w:val="Fuentedeprrafopredeter"/>
    <w:link w:val="Subttulo"/>
    <w:uiPriority w:val="11"/>
    <w:rsid w:val="00081772"/>
    <w:rPr>
      <w:rFonts w:asciiTheme="majorHAnsi" w:eastAsiaTheme="majorEastAsia" w:hAnsiTheme="majorHAnsi" w:cstheme="majorBidi"/>
      <w:szCs w:val="22"/>
    </w:rPr>
  </w:style>
  <w:style w:type="character" w:styleId="Textoennegrita">
    <w:name w:val="Strong"/>
    <w:uiPriority w:val="22"/>
    <w:qFormat/>
    <w:rsid w:val="00081772"/>
    <w:rPr>
      <w:b/>
      <w:color w:val="ED7D31" w:themeColor="accent2"/>
    </w:rPr>
  </w:style>
  <w:style w:type="character" w:styleId="nfasis">
    <w:name w:val="Emphasis"/>
    <w:uiPriority w:val="20"/>
    <w:qFormat/>
    <w:rsid w:val="00081772"/>
    <w:rPr>
      <w:b/>
      <w:i/>
      <w:spacing w:val="10"/>
    </w:rPr>
  </w:style>
  <w:style w:type="paragraph" w:styleId="Sinespaciado">
    <w:name w:val="No Spacing"/>
    <w:basedOn w:val="Normal"/>
    <w:link w:val="SinespaciadoCar"/>
    <w:uiPriority w:val="1"/>
    <w:qFormat/>
    <w:rsid w:val="00081772"/>
  </w:style>
  <w:style w:type="character" w:customStyle="1" w:styleId="SinespaciadoCar">
    <w:name w:val="Sin espaciado Car"/>
    <w:basedOn w:val="Fuentedeprrafopredeter"/>
    <w:link w:val="Sinespaciado"/>
    <w:uiPriority w:val="1"/>
    <w:rsid w:val="00081772"/>
  </w:style>
  <w:style w:type="paragraph" w:styleId="Cita">
    <w:name w:val="Quote"/>
    <w:basedOn w:val="Normal"/>
    <w:next w:val="Normal"/>
    <w:link w:val="CitaCar"/>
    <w:uiPriority w:val="29"/>
    <w:qFormat/>
    <w:rsid w:val="00081772"/>
    <w:rPr>
      <w:i/>
    </w:rPr>
  </w:style>
  <w:style w:type="character" w:customStyle="1" w:styleId="CitaCar">
    <w:name w:val="Cita Car"/>
    <w:basedOn w:val="Fuentedeprrafopredeter"/>
    <w:link w:val="Cita"/>
    <w:uiPriority w:val="29"/>
    <w:rsid w:val="00081772"/>
    <w:rPr>
      <w:i/>
    </w:rPr>
  </w:style>
  <w:style w:type="paragraph" w:styleId="Citadestacada">
    <w:name w:val="Intense Quote"/>
    <w:basedOn w:val="Normal"/>
    <w:next w:val="Normal"/>
    <w:link w:val="CitadestacadaCar"/>
    <w:uiPriority w:val="30"/>
    <w:qFormat/>
    <w:rsid w:val="0008177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081772"/>
    <w:rPr>
      <w:b/>
      <w:i/>
      <w:color w:val="FFFFFF" w:themeColor="background1"/>
      <w:shd w:val="clear" w:color="auto" w:fill="ED7D31" w:themeFill="accent2"/>
    </w:rPr>
  </w:style>
  <w:style w:type="character" w:styleId="nfasissutil">
    <w:name w:val="Subtle Emphasis"/>
    <w:uiPriority w:val="19"/>
    <w:qFormat/>
    <w:rsid w:val="00081772"/>
    <w:rPr>
      <w:i/>
    </w:rPr>
  </w:style>
  <w:style w:type="character" w:styleId="nfasisintenso">
    <w:name w:val="Intense Emphasis"/>
    <w:uiPriority w:val="21"/>
    <w:qFormat/>
    <w:rsid w:val="00081772"/>
    <w:rPr>
      <w:b/>
      <w:i/>
      <w:color w:val="ED7D31" w:themeColor="accent2"/>
      <w:spacing w:val="10"/>
    </w:rPr>
  </w:style>
  <w:style w:type="character" w:styleId="Referenciasutil">
    <w:name w:val="Subtle Reference"/>
    <w:uiPriority w:val="31"/>
    <w:qFormat/>
    <w:rsid w:val="00081772"/>
    <w:rPr>
      <w:b/>
    </w:rPr>
  </w:style>
  <w:style w:type="character" w:styleId="Referenciaintensa">
    <w:name w:val="Intense Reference"/>
    <w:uiPriority w:val="32"/>
    <w:qFormat/>
    <w:rsid w:val="00081772"/>
    <w:rPr>
      <w:b/>
      <w:bCs/>
      <w:smallCaps/>
      <w:spacing w:val="5"/>
      <w:sz w:val="22"/>
      <w:szCs w:val="22"/>
      <w:u w:val="single"/>
    </w:rPr>
  </w:style>
  <w:style w:type="character" w:styleId="Ttulodellibro">
    <w:name w:val="Book Title"/>
    <w:uiPriority w:val="33"/>
    <w:qFormat/>
    <w:rsid w:val="00081772"/>
    <w:rPr>
      <w:rFonts w:asciiTheme="majorHAnsi" w:eastAsiaTheme="majorEastAsia" w:hAnsiTheme="majorHAnsi" w:cstheme="majorBidi"/>
      <w:i/>
      <w:iCs/>
      <w:sz w:val="20"/>
      <w:szCs w:val="20"/>
    </w:rPr>
  </w:style>
  <w:style w:type="paragraph" w:styleId="NormalWeb">
    <w:name w:val="Normal (Web)"/>
    <w:basedOn w:val="Normal"/>
    <w:uiPriority w:val="99"/>
    <w:unhideWhenUsed/>
    <w:rsid w:val="00804FD3"/>
    <w:pPr>
      <w:spacing w:before="100" w:beforeAutospacing="1" w:after="100" w:afterAutospacing="1"/>
    </w:pPr>
  </w:style>
  <w:style w:type="character" w:customStyle="1" w:styleId="apple-tab-span">
    <w:name w:val="apple-tab-span"/>
    <w:basedOn w:val="Fuentedeprrafopredeter"/>
    <w:rsid w:val="00063D2A"/>
  </w:style>
  <w:style w:type="character" w:styleId="Hipervnculovisitado">
    <w:name w:val="FollowedHyperlink"/>
    <w:basedOn w:val="Fuentedeprrafopredeter"/>
    <w:uiPriority w:val="99"/>
    <w:semiHidden/>
    <w:unhideWhenUsed/>
    <w:rsid w:val="00372081"/>
    <w:rPr>
      <w:color w:val="954F72" w:themeColor="followedHyperlink"/>
      <w:u w:val="single"/>
    </w:rPr>
  </w:style>
  <w:style w:type="character" w:styleId="Refdecomentario">
    <w:name w:val="annotation reference"/>
    <w:basedOn w:val="Fuentedeprrafopredeter"/>
    <w:uiPriority w:val="99"/>
    <w:semiHidden/>
    <w:unhideWhenUsed/>
    <w:rsid w:val="00DF0703"/>
    <w:rPr>
      <w:sz w:val="16"/>
      <w:szCs w:val="16"/>
    </w:rPr>
  </w:style>
  <w:style w:type="paragraph" w:styleId="Textocomentario">
    <w:name w:val="annotation text"/>
    <w:basedOn w:val="Normal"/>
    <w:link w:val="TextocomentarioCar"/>
    <w:uiPriority w:val="99"/>
    <w:semiHidden/>
    <w:unhideWhenUsed/>
    <w:rsid w:val="00DF0703"/>
    <w:rPr>
      <w:sz w:val="20"/>
      <w:szCs w:val="20"/>
    </w:rPr>
  </w:style>
  <w:style w:type="character" w:customStyle="1" w:styleId="TextocomentarioCar">
    <w:name w:val="Texto comentario Car"/>
    <w:basedOn w:val="Fuentedeprrafopredeter"/>
    <w:link w:val="Textocomentario"/>
    <w:uiPriority w:val="99"/>
    <w:semiHidden/>
    <w:rsid w:val="00DF0703"/>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DF0703"/>
    <w:rPr>
      <w:b/>
      <w:bCs/>
    </w:rPr>
  </w:style>
  <w:style w:type="character" w:customStyle="1" w:styleId="AsuntodelcomentarioCar">
    <w:name w:val="Asunto del comentario Car"/>
    <w:basedOn w:val="TextocomentarioCar"/>
    <w:link w:val="Asuntodelcomentario"/>
    <w:uiPriority w:val="99"/>
    <w:semiHidden/>
    <w:rsid w:val="00DF0703"/>
    <w:rPr>
      <w:rFonts w:ascii="Times New Roman" w:hAnsi="Times New Roman" w:cs="Times New Roman"/>
      <w:b/>
      <w:bCs/>
    </w:rPr>
  </w:style>
  <w:style w:type="paragraph" w:styleId="Textodeglobo">
    <w:name w:val="Balloon Text"/>
    <w:basedOn w:val="Normal"/>
    <w:link w:val="TextodegloboCar"/>
    <w:uiPriority w:val="99"/>
    <w:semiHidden/>
    <w:unhideWhenUsed/>
    <w:rsid w:val="00DF070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F0703"/>
    <w:rPr>
      <w:rFonts w:ascii="Segoe UI" w:hAnsi="Segoe UI" w:cs="Segoe UI"/>
      <w:sz w:val="18"/>
      <w:szCs w:val="18"/>
    </w:rPr>
  </w:style>
  <w:style w:type="paragraph" w:styleId="Revisin">
    <w:name w:val="Revision"/>
    <w:hidden/>
    <w:uiPriority w:val="99"/>
    <w:semiHidden/>
    <w:rsid w:val="00DF0703"/>
    <w:pPr>
      <w:spacing w:after="0" w:line="240" w:lineRule="auto"/>
      <w:jc w:val="left"/>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9853">
      <w:bodyDiv w:val="1"/>
      <w:marLeft w:val="0"/>
      <w:marRight w:val="0"/>
      <w:marTop w:val="0"/>
      <w:marBottom w:val="0"/>
      <w:divBdr>
        <w:top w:val="none" w:sz="0" w:space="0" w:color="auto"/>
        <w:left w:val="none" w:sz="0" w:space="0" w:color="auto"/>
        <w:bottom w:val="none" w:sz="0" w:space="0" w:color="auto"/>
        <w:right w:val="none" w:sz="0" w:space="0" w:color="auto"/>
      </w:divBdr>
    </w:div>
    <w:div w:id="42221361">
      <w:bodyDiv w:val="1"/>
      <w:marLeft w:val="0"/>
      <w:marRight w:val="0"/>
      <w:marTop w:val="0"/>
      <w:marBottom w:val="0"/>
      <w:divBdr>
        <w:top w:val="none" w:sz="0" w:space="0" w:color="auto"/>
        <w:left w:val="none" w:sz="0" w:space="0" w:color="auto"/>
        <w:bottom w:val="none" w:sz="0" w:space="0" w:color="auto"/>
        <w:right w:val="none" w:sz="0" w:space="0" w:color="auto"/>
      </w:divBdr>
    </w:div>
    <w:div w:id="54788772">
      <w:bodyDiv w:val="1"/>
      <w:marLeft w:val="0"/>
      <w:marRight w:val="0"/>
      <w:marTop w:val="0"/>
      <w:marBottom w:val="0"/>
      <w:divBdr>
        <w:top w:val="none" w:sz="0" w:space="0" w:color="auto"/>
        <w:left w:val="none" w:sz="0" w:space="0" w:color="auto"/>
        <w:bottom w:val="none" w:sz="0" w:space="0" w:color="auto"/>
        <w:right w:val="none" w:sz="0" w:space="0" w:color="auto"/>
      </w:divBdr>
      <w:divsChild>
        <w:div w:id="978418808">
          <w:marLeft w:val="547"/>
          <w:marRight w:val="0"/>
          <w:marTop w:val="0"/>
          <w:marBottom w:val="0"/>
          <w:divBdr>
            <w:top w:val="none" w:sz="0" w:space="0" w:color="auto"/>
            <w:left w:val="none" w:sz="0" w:space="0" w:color="auto"/>
            <w:bottom w:val="none" w:sz="0" w:space="0" w:color="auto"/>
            <w:right w:val="none" w:sz="0" w:space="0" w:color="auto"/>
          </w:divBdr>
        </w:div>
        <w:div w:id="264657593">
          <w:marLeft w:val="547"/>
          <w:marRight w:val="0"/>
          <w:marTop w:val="0"/>
          <w:marBottom w:val="0"/>
          <w:divBdr>
            <w:top w:val="none" w:sz="0" w:space="0" w:color="auto"/>
            <w:left w:val="none" w:sz="0" w:space="0" w:color="auto"/>
            <w:bottom w:val="none" w:sz="0" w:space="0" w:color="auto"/>
            <w:right w:val="none" w:sz="0" w:space="0" w:color="auto"/>
          </w:divBdr>
        </w:div>
        <w:div w:id="1034573766">
          <w:marLeft w:val="547"/>
          <w:marRight w:val="0"/>
          <w:marTop w:val="0"/>
          <w:marBottom w:val="0"/>
          <w:divBdr>
            <w:top w:val="none" w:sz="0" w:space="0" w:color="auto"/>
            <w:left w:val="none" w:sz="0" w:space="0" w:color="auto"/>
            <w:bottom w:val="none" w:sz="0" w:space="0" w:color="auto"/>
            <w:right w:val="none" w:sz="0" w:space="0" w:color="auto"/>
          </w:divBdr>
        </w:div>
        <w:div w:id="372968744">
          <w:marLeft w:val="547"/>
          <w:marRight w:val="0"/>
          <w:marTop w:val="0"/>
          <w:marBottom w:val="0"/>
          <w:divBdr>
            <w:top w:val="none" w:sz="0" w:space="0" w:color="auto"/>
            <w:left w:val="none" w:sz="0" w:space="0" w:color="auto"/>
            <w:bottom w:val="none" w:sz="0" w:space="0" w:color="auto"/>
            <w:right w:val="none" w:sz="0" w:space="0" w:color="auto"/>
          </w:divBdr>
        </w:div>
        <w:div w:id="243033278">
          <w:marLeft w:val="547"/>
          <w:marRight w:val="0"/>
          <w:marTop w:val="0"/>
          <w:marBottom w:val="0"/>
          <w:divBdr>
            <w:top w:val="none" w:sz="0" w:space="0" w:color="auto"/>
            <w:left w:val="none" w:sz="0" w:space="0" w:color="auto"/>
            <w:bottom w:val="none" w:sz="0" w:space="0" w:color="auto"/>
            <w:right w:val="none" w:sz="0" w:space="0" w:color="auto"/>
          </w:divBdr>
        </w:div>
      </w:divsChild>
    </w:div>
    <w:div w:id="214201008">
      <w:bodyDiv w:val="1"/>
      <w:marLeft w:val="0"/>
      <w:marRight w:val="0"/>
      <w:marTop w:val="0"/>
      <w:marBottom w:val="0"/>
      <w:divBdr>
        <w:top w:val="none" w:sz="0" w:space="0" w:color="auto"/>
        <w:left w:val="none" w:sz="0" w:space="0" w:color="auto"/>
        <w:bottom w:val="none" w:sz="0" w:space="0" w:color="auto"/>
        <w:right w:val="none" w:sz="0" w:space="0" w:color="auto"/>
      </w:divBdr>
    </w:div>
    <w:div w:id="390925112">
      <w:bodyDiv w:val="1"/>
      <w:marLeft w:val="0"/>
      <w:marRight w:val="0"/>
      <w:marTop w:val="0"/>
      <w:marBottom w:val="0"/>
      <w:divBdr>
        <w:top w:val="none" w:sz="0" w:space="0" w:color="auto"/>
        <w:left w:val="none" w:sz="0" w:space="0" w:color="auto"/>
        <w:bottom w:val="none" w:sz="0" w:space="0" w:color="auto"/>
        <w:right w:val="none" w:sz="0" w:space="0" w:color="auto"/>
      </w:divBdr>
    </w:div>
    <w:div w:id="461926274">
      <w:bodyDiv w:val="1"/>
      <w:marLeft w:val="0"/>
      <w:marRight w:val="0"/>
      <w:marTop w:val="0"/>
      <w:marBottom w:val="0"/>
      <w:divBdr>
        <w:top w:val="none" w:sz="0" w:space="0" w:color="auto"/>
        <w:left w:val="none" w:sz="0" w:space="0" w:color="auto"/>
        <w:bottom w:val="none" w:sz="0" w:space="0" w:color="auto"/>
        <w:right w:val="none" w:sz="0" w:space="0" w:color="auto"/>
      </w:divBdr>
    </w:div>
    <w:div w:id="511724776">
      <w:bodyDiv w:val="1"/>
      <w:marLeft w:val="0"/>
      <w:marRight w:val="0"/>
      <w:marTop w:val="0"/>
      <w:marBottom w:val="0"/>
      <w:divBdr>
        <w:top w:val="none" w:sz="0" w:space="0" w:color="auto"/>
        <w:left w:val="none" w:sz="0" w:space="0" w:color="auto"/>
        <w:bottom w:val="none" w:sz="0" w:space="0" w:color="auto"/>
        <w:right w:val="none" w:sz="0" w:space="0" w:color="auto"/>
      </w:divBdr>
    </w:div>
    <w:div w:id="588776267">
      <w:bodyDiv w:val="1"/>
      <w:marLeft w:val="0"/>
      <w:marRight w:val="0"/>
      <w:marTop w:val="0"/>
      <w:marBottom w:val="0"/>
      <w:divBdr>
        <w:top w:val="none" w:sz="0" w:space="0" w:color="auto"/>
        <w:left w:val="none" w:sz="0" w:space="0" w:color="auto"/>
        <w:bottom w:val="none" w:sz="0" w:space="0" w:color="auto"/>
        <w:right w:val="none" w:sz="0" w:space="0" w:color="auto"/>
      </w:divBdr>
    </w:div>
    <w:div w:id="721828921">
      <w:bodyDiv w:val="1"/>
      <w:marLeft w:val="0"/>
      <w:marRight w:val="0"/>
      <w:marTop w:val="0"/>
      <w:marBottom w:val="0"/>
      <w:divBdr>
        <w:top w:val="none" w:sz="0" w:space="0" w:color="auto"/>
        <w:left w:val="none" w:sz="0" w:space="0" w:color="auto"/>
        <w:bottom w:val="none" w:sz="0" w:space="0" w:color="auto"/>
        <w:right w:val="none" w:sz="0" w:space="0" w:color="auto"/>
      </w:divBdr>
    </w:div>
    <w:div w:id="898975800">
      <w:bodyDiv w:val="1"/>
      <w:marLeft w:val="0"/>
      <w:marRight w:val="0"/>
      <w:marTop w:val="0"/>
      <w:marBottom w:val="0"/>
      <w:divBdr>
        <w:top w:val="none" w:sz="0" w:space="0" w:color="auto"/>
        <w:left w:val="none" w:sz="0" w:space="0" w:color="auto"/>
        <w:bottom w:val="none" w:sz="0" w:space="0" w:color="auto"/>
        <w:right w:val="none" w:sz="0" w:space="0" w:color="auto"/>
      </w:divBdr>
    </w:div>
    <w:div w:id="962617066">
      <w:bodyDiv w:val="1"/>
      <w:marLeft w:val="0"/>
      <w:marRight w:val="0"/>
      <w:marTop w:val="0"/>
      <w:marBottom w:val="0"/>
      <w:divBdr>
        <w:top w:val="none" w:sz="0" w:space="0" w:color="auto"/>
        <w:left w:val="none" w:sz="0" w:space="0" w:color="auto"/>
        <w:bottom w:val="none" w:sz="0" w:space="0" w:color="auto"/>
        <w:right w:val="none" w:sz="0" w:space="0" w:color="auto"/>
      </w:divBdr>
    </w:div>
    <w:div w:id="1042092413">
      <w:bodyDiv w:val="1"/>
      <w:marLeft w:val="0"/>
      <w:marRight w:val="0"/>
      <w:marTop w:val="0"/>
      <w:marBottom w:val="0"/>
      <w:divBdr>
        <w:top w:val="none" w:sz="0" w:space="0" w:color="auto"/>
        <w:left w:val="none" w:sz="0" w:space="0" w:color="auto"/>
        <w:bottom w:val="none" w:sz="0" w:space="0" w:color="auto"/>
        <w:right w:val="none" w:sz="0" w:space="0" w:color="auto"/>
      </w:divBdr>
    </w:div>
    <w:div w:id="1166433249">
      <w:bodyDiv w:val="1"/>
      <w:marLeft w:val="0"/>
      <w:marRight w:val="0"/>
      <w:marTop w:val="0"/>
      <w:marBottom w:val="0"/>
      <w:divBdr>
        <w:top w:val="none" w:sz="0" w:space="0" w:color="auto"/>
        <w:left w:val="none" w:sz="0" w:space="0" w:color="auto"/>
        <w:bottom w:val="none" w:sz="0" w:space="0" w:color="auto"/>
        <w:right w:val="none" w:sz="0" w:space="0" w:color="auto"/>
      </w:divBdr>
    </w:div>
    <w:div w:id="1260525833">
      <w:bodyDiv w:val="1"/>
      <w:marLeft w:val="0"/>
      <w:marRight w:val="0"/>
      <w:marTop w:val="0"/>
      <w:marBottom w:val="0"/>
      <w:divBdr>
        <w:top w:val="none" w:sz="0" w:space="0" w:color="auto"/>
        <w:left w:val="none" w:sz="0" w:space="0" w:color="auto"/>
        <w:bottom w:val="none" w:sz="0" w:space="0" w:color="auto"/>
        <w:right w:val="none" w:sz="0" w:space="0" w:color="auto"/>
      </w:divBdr>
    </w:div>
    <w:div w:id="1378048390">
      <w:bodyDiv w:val="1"/>
      <w:marLeft w:val="0"/>
      <w:marRight w:val="0"/>
      <w:marTop w:val="0"/>
      <w:marBottom w:val="0"/>
      <w:divBdr>
        <w:top w:val="none" w:sz="0" w:space="0" w:color="auto"/>
        <w:left w:val="none" w:sz="0" w:space="0" w:color="auto"/>
        <w:bottom w:val="none" w:sz="0" w:space="0" w:color="auto"/>
        <w:right w:val="none" w:sz="0" w:space="0" w:color="auto"/>
      </w:divBdr>
    </w:div>
    <w:div w:id="1433742752">
      <w:bodyDiv w:val="1"/>
      <w:marLeft w:val="0"/>
      <w:marRight w:val="0"/>
      <w:marTop w:val="0"/>
      <w:marBottom w:val="0"/>
      <w:divBdr>
        <w:top w:val="none" w:sz="0" w:space="0" w:color="auto"/>
        <w:left w:val="none" w:sz="0" w:space="0" w:color="auto"/>
        <w:bottom w:val="none" w:sz="0" w:space="0" w:color="auto"/>
        <w:right w:val="none" w:sz="0" w:space="0" w:color="auto"/>
      </w:divBdr>
    </w:div>
    <w:div w:id="1545410433">
      <w:bodyDiv w:val="1"/>
      <w:marLeft w:val="0"/>
      <w:marRight w:val="0"/>
      <w:marTop w:val="0"/>
      <w:marBottom w:val="0"/>
      <w:divBdr>
        <w:top w:val="none" w:sz="0" w:space="0" w:color="auto"/>
        <w:left w:val="none" w:sz="0" w:space="0" w:color="auto"/>
        <w:bottom w:val="none" w:sz="0" w:space="0" w:color="auto"/>
        <w:right w:val="none" w:sz="0" w:space="0" w:color="auto"/>
      </w:divBdr>
    </w:div>
    <w:div w:id="1588805157">
      <w:bodyDiv w:val="1"/>
      <w:marLeft w:val="0"/>
      <w:marRight w:val="0"/>
      <w:marTop w:val="0"/>
      <w:marBottom w:val="0"/>
      <w:divBdr>
        <w:top w:val="none" w:sz="0" w:space="0" w:color="auto"/>
        <w:left w:val="none" w:sz="0" w:space="0" w:color="auto"/>
        <w:bottom w:val="none" w:sz="0" w:space="0" w:color="auto"/>
        <w:right w:val="none" w:sz="0" w:space="0" w:color="auto"/>
      </w:divBdr>
    </w:div>
    <w:div w:id="1610696390">
      <w:bodyDiv w:val="1"/>
      <w:marLeft w:val="0"/>
      <w:marRight w:val="0"/>
      <w:marTop w:val="0"/>
      <w:marBottom w:val="0"/>
      <w:divBdr>
        <w:top w:val="none" w:sz="0" w:space="0" w:color="auto"/>
        <w:left w:val="none" w:sz="0" w:space="0" w:color="auto"/>
        <w:bottom w:val="none" w:sz="0" w:space="0" w:color="auto"/>
        <w:right w:val="none" w:sz="0" w:space="0" w:color="auto"/>
      </w:divBdr>
    </w:div>
    <w:div w:id="1834561967">
      <w:bodyDiv w:val="1"/>
      <w:marLeft w:val="0"/>
      <w:marRight w:val="0"/>
      <w:marTop w:val="0"/>
      <w:marBottom w:val="0"/>
      <w:divBdr>
        <w:top w:val="none" w:sz="0" w:space="0" w:color="auto"/>
        <w:left w:val="none" w:sz="0" w:space="0" w:color="auto"/>
        <w:bottom w:val="none" w:sz="0" w:space="0" w:color="auto"/>
        <w:right w:val="none" w:sz="0" w:space="0" w:color="auto"/>
      </w:divBdr>
    </w:div>
    <w:div w:id="1848522314">
      <w:bodyDiv w:val="1"/>
      <w:marLeft w:val="0"/>
      <w:marRight w:val="0"/>
      <w:marTop w:val="0"/>
      <w:marBottom w:val="0"/>
      <w:divBdr>
        <w:top w:val="none" w:sz="0" w:space="0" w:color="auto"/>
        <w:left w:val="none" w:sz="0" w:space="0" w:color="auto"/>
        <w:bottom w:val="none" w:sz="0" w:space="0" w:color="auto"/>
        <w:right w:val="none" w:sz="0" w:space="0" w:color="auto"/>
      </w:divBdr>
    </w:div>
    <w:div w:id="2016765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cm-pr-bgd-m01.telemovil.com.sv:8888/accounts/login/?next=/" TargetMode="External"/><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hyperlink" Target="http://cm-pr-bgd-m02.telemovil.com.sv:8088/cluste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cm-pr-bgd-m01.telemovil.com.sv:7180/cmf/login"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archive.kernel.org/centos-vault/6.7/isos/x86_64/CentOS-6.7-x86_64-bin-DVD1.is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4.tiff"/><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docs.google.com/spreadsheets/d/14dywjrxvFJtH9sOCOXAwwY4oOF6wQ1kc_jK9ZkP3JcA/edi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archive.cloudera.com/cm5/repo-as-tarball/5.8.4/"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633 Davis Dr., Suite 450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0756B3-9878-4F4A-8489-36A932C1B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43</Pages>
  <Words>6711</Words>
  <Characters>36913</Characters>
  <Application>Microsoft Office Word</Application>
  <DocSecurity>0</DocSecurity>
  <Lines>307</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Zaloni</Company>
  <LinksUpToDate>false</LinksUpToDate>
  <CharactersWithSpaces>43537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 1.2</dc:subject>
  <dc:creator>Jagdish Saripella</dc:creator>
  <cp:lastModifiedBy>Sandra Milena Cardona Gil</cp:lastModifiedBy>
  <cp:revision>3</cp:revision>
  <dcterms:created xsi:type="dcterms:W3CDTF">2017-11-01T15:24:00Z</dcterms:created>
  <dcterms:modified xsi:type="dcterms:W3CDTF">2017-11-01T15:35:00Z</dcterms:modified>
</cp:coreProperties>
</file>